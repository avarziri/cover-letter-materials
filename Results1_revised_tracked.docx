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Paragraph"/>
        <w:numPr>
          <w:ilvl w:val="0"/>
          <w:numId w:val="1"/>
        </w:numPr>
        <w:spacing w:line="480" w:lineRule="auto"/>
        <w:jc w:val="both"/>
        <w:rPr>
          <w:ins w:id="5001" w:author="Claude" w:date="2026-10-03T12:00:00Z"/>
          <w:rFonts w:asciiTheme="majorBidi" w:hAnsiTheme="majorBidi" w:cstheme="majorBidi"/>
          <w:b/>
          <w:bCs/>
        </w:rPr>
      </w:pPr>
      <w:commentRangeStart w:id="1"/>
      <w:ins w:id="5002" w:author="Claude" w:date="2026-10-03T12:00:00Z">
        <w:r>
          <w:rPr>
            <w:rFonts w:asciiTheme="majorBidi" w:hAnsiTheme="majorBidi" w:cstheme="majorBidi"/>
            <w:b/>
            <w:bCs/>
          </w:rPr>
          <w:t xml:space="preserve">Results</w:t>
        </w:r>
      </w:ins>
      <w:commentRangeEnd w:id="1"/>
      <w:r>
        <w:rPr>
          <w:rStyle w:val="CommentReference"/>
        </w:rPr>
        <w:commentReference w:id="1"/>
      </w:r>
    </w:p>
    <w:p w14:paraId="01BC0AEC" w14:textId="77777777" w:rsidR="00074F93" w:rsidRPr="006301E3" w:rsidRDefault="00074F93" w:rsidP="00074F93">
      <w:pPr>
        <w:spacing w:line="480" w:lineRule="auto"/>
        <w:jc w:val="both"/>
        <w:rPr>
          <w:rFonts w:asciiTheme="majorBidi" w:hAnsiTheme="majorBidi" w:cstheme="majorBidi"/>
        </w:rPr>
      </w:pPr>
      <w:del w:id="5003" w:author="Claude" w:date="2026-10-03T12:00:00Z">
        <w:r>
          <w:rPr>
            <w:rFonts w:asciiTheme="majorBidi" w:hAnsiTheme="majorBidi" w:cstheme="majorBidi"/>
          </w:rPr>
          <w:delText xml:space="preserve">Table 2 compares the sample’s demographic profile with U.S. adult benchmarks from the 2024 CPS ASEC. Gender, race, and educational attainment shares are close to the corresponding benchmarks. Age shares are similar in the 25-29 and 45-49 categories, with larger sample shares in the 65-69 and 70-74 categories and smaller shares in the 18-19 and 85+ categories. The sample includes a smaller proportion of partnered respondents. Two-adult households are the most common in both distributions, while one-adult households account for a larger sample share. Most respondents report no children under 18, consistent with the benchmark. Respondents most commonly report household incomes of $25,000-$49,999 or $50,000-$74,999. The proportion in the $100,000-$149,999 category is similar to the national benchmark, while the two highest income categories account for smaller shares of the sample.</w:delText>
        </w:r>
      </w:del>
      <w:ins w:id="5004" w:author="Claude" w:date="2026-10-03T12:00:00Z">
        <w:r>
          <w:rPr>
            <w:rFonts w:asciiTheme="majorBidi" w:hAnsiTheme="majorBidi" w:cstheme="majorBidi"/>
          </w:rPr>
          <w:t xml:space="preserve">Table 2 compares the sample’s demographic profile with U.S. adult benchmarks from the 2024 Current Population Survey Annual Social and Economic Supplement (CPS ASEC). Gender, race, and educational attainment shares are close to the corresponding benchmarks, as is the share of respondents with no children under 18. The sample departs from the benchmarks in three respects. First, it includes more lower-income and fewer higher-income households: 37.8% of respondents report household incomes below $50,000, compared with 24.1% nationally, whereas 9.2% report incomes of $150,000 or more, compared with 29.4%. Second, respondents are less likely to have a partner (51.2% vs. 59.2%) and more likely to live in one-adult households (26.0% vs. 16.9%). Third, adults aged 65–79 are overrepresented (24.3% vs. 17.8%), whereas those aged 18–24 and 80 or older are underrepresented. Because income, partner status, and age are associated with segment membership (Table 4), these differences are relevant to how far the segment shares and simulated choice shares reported below generalize to the U.S. population.</w:t>
        </w:r>
      </w:ins>
    </w:p>
    <w:p w14:paraId="509AFC71" w14:textId="77777777" w:rsidR="00074F93" w:rsidRPr="006A4271" w:rsidRDefault="00074F93" w:rsidP="00074F93">
      <w:pPr>
        <w:spacing w:line="480" w:lineRule="auto"/>
        <w:jc w:val="both"/>
        <w:rPr>
          <w:rFonts w:asciiTheme="majorBidi" w:hAnsiTheme="majorBidi" w:cstheme="majorBidi"/>
        </w:rPr>
      </w:pPr>
      <w:del w:id="5005" w:author="Claude" w:date="2026-10-03T12:00:00Z">
        <w:r>
          <w:rPr>
            <w:rFonts w:asciiTheme="majorBidi" w:hAnsiTheme="majorBidi" w:cstheme="majorBidi"/>
          </w:rPr>
          <w:delText xml:space="preserve">Table 3 presents the mixed logit estimates. Carbon footprint reduction is positively and significantly valued at all three levels, as are seasonal production, bioenergy, pathogen-free wastewater, and organic certification. The price coefficient is significantly negative, indicating lower utility at higher prices. The negative opt-out constant indicates lower baseline utility from choosing neither product.</w:delText>
        </w:r>
      </w:del>
      <w:ins w:id="5006" w:author="Claude" w:date="2026-10-03T12:00:00Z">
        <w:r>
          <w:rPr>
            <w:rFonts w:asciiTheme="majorBidi" w:hAnsiTheme="majorBidi" w:cstheme="majorBidi"/>
          </w:rPr>
          <w:t xml:space="preserve">Table 3 presents the mixed logit estimates. Carbon footprint reduction is positively and significantly valued at all three levels, as are seasonal production, bioenergy, pathogen-free wastewater, and organic certification. The price coefficient is significantly negative, and the negative opt-out constant indicates a strong general inclination to choose one of the two products. Because the price coefficient is fixed, mean willingness to pay (WTP) equals the negative ratio of each mean coefficient to the price coefficient. Carbon claims are valued most consistently: mean WTP is $0.56, $0.79, and $0.87 per pack for 10%, 20%, and 30% reductions, and the estimated distributions imply that about 95% of respondents value a 10% reduction positively and nearly all value the 20% and 30% reductions positively. Valuation rises with the reduction level but at a diminishing rate. The first 10 percentage points account for 64% of the value of a 30% reduction, whereas moving from 20% to 30% adds about $0.08. Among the production attributes, pathogen-free wastewater has the highest mean WTP ($0.61), followed by bioenergy ($0.47), seasonal production ($0.35), and beneficial microorganisms ($0.28), whereas organic certification carries a small premium ($0.12).</w:t>
        </w:r>
      </w:ins>
    </w:p>
    <w:p w14:paraId="64D361DA" w14:textId="77777777" w:rsidR="00074F93" w:rsidRPr="006A4271" w:rsidRDefault="00074F93" w:rsidP="00074F93">
      <w:pPr>
        <w:spacing w:line="480" w:lineRule="auto"/>
        <w:jc w:val="both"/>
        <w:rPr>
          <w:rFonts w:asciiTheme="majorBidi" w:hAnsiTheme="majorBidi" w:cstheme="majorBidi"/>
        </w:rPr>
      </w:pPr>
      <w:commentRangeStart w:id="2"/>
      <w:del w:id="5007" w:author="Claude" w:date="2026-10-03T12:00:00Z">
        <w:r>
          <w:rPr>
            <w:rFonts w:asciiTheme="majorBidi" w:hAnsiTheme="majorBidi" w:cstheme="majorBidi"/>
          </w:rPr>
          <w:delText xml:space="preserve">Without</w:delText>
        </w:r>
      </w:del>
      <w:ins w:id="5008" w:author="Claude" w:date="2026-10-03T12:00:00Z">
        <w:r>
          <w:rPr>
            <w:rFonts w:asciiTheme="majorBidi" w:hAnsiTheme="majorBidi" w:cstheme="majorBidi"/>
          </w:rPr>
          <w:t xml:space="preserve">Under</w:t>
        </w:r>
      </w:ins>
      <w:r>
        <w:rPr>
          <w:rFonts w:asciiTheme="majorBidi" w:hAnsiTheme="majorBidi" w:cstheme="majorBidi"/>
        </w:rPr>
        <w:t xml:space="preserve"> </w:t>
      </w:r>
      <w:del w:id="5009" w:author="Claude" w:date="2026-10-03T12:00:00Z">
        <w:r>
          <w:rPr>
            <w:rFonts w:asciiTheme="majorBidi" w:hAnsiTheme="majorBidi" w:cstheme="majorBidi"/>
          </w:rPr>
          <w:delText xml:space="preserve">additional</w:delText>
        </w:r>
      </w:del>
      <w:ins w:id="5010" w:author="Claude" w:date="2026-10-03T12:00:00Z">
        <w:r>
          <w:rPr>
            <w:rFonts w:asciiTheme="majorBidi" w:hAnsiTheme="majorBidi" w:cstheme="majorBidi"/>
          </w:rPr>
          <w:t xml:space="preserve">non-intrusive</w:t>
        </w:r>
      </w:ins>
      <w:r>
        <w:rPr>
          <w:rFonts w:asciiTheme="majorBidi" w:hAnsiTheme="majorBidi" w:cstheme="majorBidi"/>
        </w:rPr>
        <w:t xml:space="preserve"> </w:t>
      </w:r>
      <w:del w:id="5011" w:author="Claude" w:date="2026-10-03T12:00:00Z">
        <w:r>
          <w:rPr>
            <w:rFonts w:asciiTheme="majorBidi" w:hAnsiTheme="majorBidi" w:cstheme="majorBidi"/>
          </w:rPr>
          <w:delText xml:space="preserve">intrusiveness information,</w:delText>
        </w:r>
      </w:del>
      <w:ins w:id="5012" w:author="Claude" w:date="2026-10-03T12:00:00Z">
        <w:r>
          <w:rPr>
            <w:rFonts w:asciiTheme="majorBidi" w:hAnsiTheme="majorBidi" w:cstheme="majorBidi"/>
          </w:rPr>
          <w:t xml:space="preserve">wording,</w:t>
        </w:r>
      </w:ins>
      <w:r>
        <w:rPr>
          <w:rFonts w:asciiTheme="majorBidi" w:hAnsiTheme="majorBidi" w:cstheme="majorBidi"/>
        </w:rPr>
        <w:t xml:space="preserve"> beneficial microorganisms are positively valued and GMO technology </w:t>
      </w:r>
      <w:ins w:id="5013" w:author="Claude" w:date="2026-10-03T12:00:00Z">
        <w:r>
          <w:rPr>
            <w:rFonts w:asciiTheme="majorBidi" w:hAnsiTheme="majorBidi" w:cstheme="majorBidi"/>
          </w:rPr>
          <w:t xml:space="preserve">is </w:t>
        </w:r>
      </w:ins>
      <w:r>
        <w:rPr>
          <w:rFonts w:asciiTheme="majorBidi" w:hAnsiTheme="majorBidi" w:cstheme="majorBidi"/>
        </w:rPr>
        <w:t xml:space="preserve">negatively </w:t>
      </w:r>
      <w:del w:id="5014" w:author="Claude" w:date="2026-10-03T12:00:00Z">
        <w:r>
          <w:rPr>
            <w:rFonts w:asciiTheme="majorBidi" w:hAnsiTheme="majorBidi" w:cstheme="majorBidi"/>
          </w:rPr>
          <w:delText xml:space="preserve">valued,</w:delText>
        </w:r>
      </w:del>
      <w:ins w:id="5015" w:author="Claude" w:date="2026-10-03T12:00:00Z">
        <w:r>
          <w:rPr>
            <w:rFonts w:asciiTheme="majorBidi" w:hAnsiTheme="majorBidi" w:cstheme="majorBidi"/>
          </w:rPr>
          <w:t xml:space="preserve">valued (WTP of −$0.23),</w:t>
        </w:r>
      </w:ins>
      <w:r>
        <w:rPr>
          <w:rFonts w:asciiTheme="majorBidi" w:hAnsiTheme="majorBidi" w:cstheme="majorBidi"/>
        </w:rPr>
        <w:t xml:space="preserve"> while the plant-breeding coefficient is not statistically significant. </w:t>
      </w:r>
      <w:del w:id="5016" w:author="Claude" w:date="2026-10-03T12:00:00Z">
        <w:r>
          <w:rPr>
            <w:rFonts w:asciiTheme="majorBidi" w:hAnsiTheme="majorBidi" w:cstheme="majorBidi"/>
          </w:rPr>
          <w:delText xml:space="preserve">Intrusive</w:delText>
        </w:r>
      </w:del>
      <w:ins w:id="5017" w:author="Claude" w:date="2026-10-03T12:00:00Z">
        <w:r>
          <w:rPr>
            <w:rFonts w:asciiTheme="majorBidi" w:hAnsiTheme="majorBidi" w:cstheme="majorBidi"/>
          </w:rPr>
          <w:t xml:space="preserve">The penalty from intrusive</w:t>
        </w:r>
      </w:ins>
      <w:r>
        <w:rPr>
          <w:rFonts w:asciiTheme="majorBidi" w:hAnsiTheme="majorBidi" w:cstheme="majorBidi"/>
        </w:rPr>
        <w:t xml:space="preserve"> wording </w:t>
      </w:r>
      <w:del w:id="5018" w:author="Claude" w:date="2026-10-03T12:00:00Z">
        <w:r>
          <w:rPr>
            <w:rFonts w:asciiTheme="majorBidi" w:hAnsiTheme="majorBidi" w:cstheme="majorBidi"/>
          </w:rPr>
          <w:delText xml:space="preserve">reduces</w:delText>
        </w:r>
      </w:del>
      <w:ins w:id="5019" w:author="Claude" w:date="2026-10-03T12:00:00Z">
        <w:r>
          <w:rPr>
            <w:rFonts w:asciiTheme="majorBidi" w:hAnsiTheme="majorBidi" w:cstheme="majorBidi"/>
          </w:rPr>
          <w:t xml:space="preserve">grows</w:t>
        </w:r>
      </w:ins>
      <w:r>
        <w:rPr>
          <w:rFonts w:asciiTheme="majorBidi" w:hAnsiTheme="majorBidi" w:cstheme="majorBidi"/>
        </w:rPr>
        <w:t xml:space="preserve"> </w:t>
      </w:r>
      <w:del w:id="5020" w:author="Claude" w:date="2026-10-03T12:00:00Z">
        <w:r>
          <w:rPr>
            <w:rFonts w:asciiTheme="majorBidi" w:hAnsiTheme="majorBidi" w:cstheme="majorBidi"/>
          </w:rPr>
          <w:delText xml:space="preserve">average</w:delText>
        </w:r>
      </w:del>
      <w:ins w:id="5021" w:author="Claude" w:date="2026-10-03T12:00:00Z">
        <w:r>
          <w:rPr>
            <w:rFonts w:asciiTheme="majorBidi" w:hAnsiTheme="majorBidi" w:cstheme="majorBidi"/>
          </w:rPr>
          <w:t xml:space="preserve">from</w:t>
        </w:r>
      </w:ins>
      <w:r>
        <w:rPr>
          <w:rFonts w:asciiTheme="majorBidi" w:hAnsiTheme="majorBidi" w:cstheme="majorBidi"/>
        </w:rPr>
        <w:t xml:space="preserve"> </w:t>
      </w:r>
      <w:del w:id="5022" w:author="Claude" w:date="2026-10-03T12:00:00Z">
        <w:r>
          <w:rPr>
            <w:rFonts w:asciiTheme="majorBidi" w:hAnsiTheme="majorBidi" w:cstheme="majorBidi"/>
          </w:rPr>
          <w:delText xml:space="preserve">valuations</w:delText>
        </w:r>
      </w:del>
      <w:ins w:id="5023" w:author="Claude" w:date="2026-10-03T12:00:00Z">
        <w:r>
          <w:rPr>
            <w:rFonts w:asciiTheme="majorBidi" w:hAnsiTheme="majorBidi" w:cstheme="majorBidi"/>
          </w:rPr>
          <w:t xml:space="preserve">plant</w:t>
        </w:r>
      </w:ins>
      <w:r>
        <w:rPr>
          <w:rFonts w:asciiTheme="majorBidi" w:hAnsiTheme="majorBidi" w:cstheme="majorBidi"/>
        </w:rPr>
        <w:t xml:space="preserve"> </w:t>
      </w:r>
      <w:del w:id="5024" w:author="Claude" w:date="2026-10-03T12:00:00Z">
        <w:r>
          <w:rPr>
            <w:rFonts w:asciiTheme="majorBidi" w:hAnsiTheme="majorBidi" w:cstheme="majorBidi"/>
          </w:rPr>
          <w:delText xml:space="preserve">of</w:delText>
        </w:r>
      </w:del>
      <w:ins w:id="5025" w:author="Claude" w:date="2026-10-03T12:00:00Z">
        <w:r>
          <w:rPr>
            <w:rFonts w:asciiTheme="majorBidi" w:hAnsiTheme="majorBidi" w:cstheme="majorBidi"/>
          </w:rPr>
          <w:t xml:space="preserve">breeding to</w:t>
        </w:r>
      </w:ins>
      <w:r>
        <w:rPr>
          <w:rFonts w:asciiTheme="majorBidi" w:hAnsiTheme="majorBidi" w:cstheme="majorBidi"/>
        </w:rPr>
        <w:t xml:space="preserve"> beneficial microorganisms </w:t>
      </w:r>
      <w:del w:id="5026" w:author="Claude" w:date="2026-10-03T12:00:00Z">
        <w:r>
          <w:rPr>
            <w:rFonts w:asciiTheme="majorBidi" w:hAnsiTheme="majorBidi" w:cstheme="majorBidi"/>
          </w:rPr>
          <w:delText xml:space="preserve">and</w:delText>
        </w:r>
      </w:del>
      <w:ins w:id="5027" w:author="Claude" w:date="2026-10-03T12:00:00Z">
        <w:r>
          <w:rPr>
            <w:rFonts w:asciiTheme="majorBidi" w:hAnsiTheme="majorBidi" w:cstheme="majorBidi"/>
          </w:rPr>
          <w:t xml:space="preserve">to</w:t>
        </w:r>
      </w:ins>
      <w:r>
        <w:rPr>
          <w:rFonts w:asciiTheme="majorBidi" w:hAnsiTheme="majorBidi" w:cstheme="majorBidi"/>
        </w:rPr>
        <w:t xml:space="preserve"> GMO </w:t>
      </w:r>
      <w:del w:id="5028" w:author="Claude" w:date="2026-10-03T12:00:00Z">
        <w:r>
          <w:rPr>
            <w:rFonts w:asciiTheme="majorBidi" w:hAnsiTheme="majorBidi" w:cstheme="majorBidi"/>
          </w:rPr>
          <w:delText xml:space="preserve">technology,</w:delText>
        </w:r>
      </w:del>
      <w:ins w:id="5029" w:author="Claude" w:date="2026-10-03T12:00:00Z">
        <w:r>
          <w:rPr>
            <w:rFonts w:asciiTheme="majorBidi" w:hAnsiTheme="majorBidi" w:cstheme="majorBidi"/>
          </w:rPr>
          <w:t xml:space="preserve">technology.</w:t>
        </w:r>
      </w:ins>
      <w:r>
        <w:rPr>
          <w:rFonts w:asciiTheme="majorBidi" w:hAnsiTheme="majorBidi" w:cstheme="majorBidi"/>
        </w:rPr>
        <w:t xml:space="preserve"> </w:t>
      </w:r>
      <w:del w:id="5030" w:author="Claude" w:date="2026-10-03T12:00:00Z">
        <w:r>
          <w:rPr>
            <w:rFonts w:asciiTheme="majorBidi" w:hAnsiTheme="majorBidi" w:cstheme="majorBidi"/>
          </w:rPr>
          <w:delText xml:space="preserve">with</w:delText>
        </w:r>
      </w:del>
      <w:ins w:id="5031" w:author="Claude" w:date="2026-10-03T12:00:00Z">
        <w:r>
          <w:rPr>
            <w:rFonts w:asciiTheme="majorBidi" w:hAnsiTheme="majorBidi" w:cstheme="majorBidi"/>
          </w:rPr>
          <w:t xml:space="preserve">Intrusive wording has</w:t>
        </w:r>
      </w:ins>
      <w:r>
        <w:rPr>
          <w:rFonts w:asciiTheme="majorBidi" w:hAnsiTheme="majorBidi" w:cstheme="majorBidi"/>
        </w:rPr>
        <w:t xml:space="preserve"> no significant mean effect for plant </w:t>
      </w:r>
      <w:del w:id="5032" w:author="Claude" w:date="2026-10-03T12:00:00Z">
        <w:r>
          <w:rPr>
            <w:rFonts w:asciiTheme="majorBidi" w:hAnsiTheme="majorBidi" w:cstheme="majorBidi"/>
          </w:rPr>
          <w:delText xml:space="preserve">breeding.</w:delText>
        </w:r>
      </w:del>
      <w:ins w:id="5033" w:author="Claude" w:date="2026-10-03T12:00:00Z">
        <w:r>
          <w:rPr>
            <w:rFonts w:asciiTheme="majorBidi" w:hAnsiTheme="majorBidi" w:cstheme="majorBidi"/>
          </w:rPr>
          <w:t xml:space="preserve">breeding,</w:t>
        </w:r>
      </w:ins>
      <w:r>
        <w:rPr>
          <w:rFonts w:asciiTheme="majorBidi" w:hAnsiTheme="majorBidi" w:cstheme="majorBidi"/>
        </w:rPr>
        <w:t xml:space="preserve"> </w:t>
      </w:r>
      <w:del w:id="5034" w:author="Claude" w:date="2026-10-03T12:00:00Z">
        <w:r>
          <w:rPr>
            <w:rFonts w:asciiTheme="majorBidi" w:hAnsiTheme="majorBidi" w:cstheme="majorBidi"/>
          </w:rPr>
          <w:delText xml:space="preserve">Self-benefit</w:delText>
        </w:r>
      </w:del>
      <w:ins w:id="5035" w:author="Claude" w:date="2026-10-03T12:00:00Z">
        <w:r>
          <w:rPr>
            <w:rFonts w:asciiTheme="majorBidi" w:hAnsiTheme="majorBidi" w:cstheme="majorBidi"/>
          </w:rPr>
          <w:t xml:space="preserve">reduces the beneficial-microorganism coefficient from 0.30 to 0.06, removing about 80% of its premium, and lowers the GMO coefficient from −0.25 to −0.97, nearly quadrupling the discount (WTP from −$0.23 to −$0.89). The benefit messages do not increase the likelihood of choosing a product. Relative to receiving no benefit message, personal-benefit</w:t>
        </w:r>
      </w:ins>
      <w:r>
        <w:rPr>
          <w:rFonts w:asciiTheme="majorBidi" w:hAnsiTheme="majorBidi" w:cstheme="majorBidi"/>
        </w:rPr>
        <w:t xml:space="preserve"> and combined-benefit messages increase average opt-out utility at the 10% significance </w:t>
      </w:r>
      <w:del w:id="5036" w:author="Claude" w:date="2026-10-03T12:00:00Z">
        <w:r>
          <w:rPr>
            <w:rFonts w:asciiTheme="majorBidi" w:hAnsiTheme="majorBidi" w:cstheme="majorBidi"/>
          </w:rPr>
          <w:delText xml:space="preserve">level;</w:delText>
        </w:r>
      </w:del>
      <w:ins w:id="5037" w:author="Claude" w:date="2026-10-03T12:00:00Z">
        <w:r>
          <w:rPr>
            <w:rFonts w:asciiTheme="majorBidi" w:hAnsiTheme="majorBidi" w:cstheme="majorBidi"/>
          </w:rPr>
          <w:t xml:space="preserve">level, and</w:t>
        </w:r>
      </w:ins>
      <w:r>
        <w:rPr>
          <w:rFonts w:asciiTheme="majorBidi" w:hAnsiTheme="majorBidi" w:cstheme="majorBidi"/>
        </w:rPr>
        <w:t xml:space="preserve"> the social-benefit message has no statistically significant mean effect.</w:t>
      </w:r>
      <w:commentRangeEnd w:id="2"/>
      <w:r>
        <w:rPr>
          <w:rStyle w:val="CommentReference"/>
        </w:rPr>
        <w:commentReference w:id="2"/>
      </w:r>
    </w:p>
    <w:p w14:paraId="1C5DCA21" w14:textId="77777777" w:rsidR="00074F93" w:rsidRPr="006A4271" w:rsidRDefault="00074F93" w:rsidP="00074F93">
      <w:pPr>
        <w:spacing w:line="480" w:lineRule="auto"/>
        <w:jc w:val="both"/>
        <w:rPr>
          <w:rFonts w:asciiTheme="majorBidi" w:hAnsiTheme="majorBidi" w:cstheme="majorBidi"/>
        </w:rPr>
      </w:pPr>
      <w:del w:id="5038" w:author="Claude" w:date="2026-10-03T12:00:00Z">
        <w:r>
          <w:rPr>
            <w:rFonts w:asciiTheme="majorBidi" w:hAnsiTheme="majorBidi" w:cstheme="majorBidi"/>
          </w:rPr>
          <w:delText xml:space="preserve">Standard-deviation parameters are significant at the 5% level for 12 of the 18 random coefficients, indicating substantial preference heterogeneity. Organic certification has the largest estimated attribute dispersion despite its small positive mean. AI-based energy efficiency combines a statistically insignificant mean with a significant SD, indicating that its average valuation masks variation across respondents. The significant opt-out SD also indicates differences in baseline preferences for choosing neither product.</w:delText>
        </w:r>
      </w:del>
      <w:ins w:id="5039" w:author="Claude" w:date="2026-10-03T12:00:00Z">
        <w:r>
          <w:rPr>
            <w:rFonts w:asciiTheme="majorBidi" w:hAnsiTheme="majorBidi" w:cstheme="majorBidi"/>
          </w:rPr>
          <w:t xml:space="preserve">Standard-deviation parameters are significant at the 5% level for 12 of the 18 random coefficients, indicating substantial preference heterogeneity. The heterogeneity is concentrated in particular attributes. For carbon reduction and bioenergy, the means are large relative to their standard deviations, so that at least 95% of respondents value these attributes positively; seasonal production, whose standard deviation (0.41) slightly exceeds its mean (0.38), is still valued positively by 82%. For organic certification, AI-based energy efficiency, GMO technology, and pathogen-free wastewater, the standard deviations clearly exceed the absolute means, and the implied shares of respondents with positive valuations are 53%, 52%, 40%, and 69%, respectively. The small mean valuations of organic certification and AI-based energy efficiency therefore reflect divided preferences rather than indifference. The significant opt-out SD also indicates differences in baseline preferences for choosing neither product.</w:t>
        </w:r>
      </w:ins>
    </w:p>
    <w:p w14:paraId="552016F9" w14:textId="77777777" w:rsidR="00074F93" w:rsidRPr="006301E3" w:rsidRDefault="00074F93" w:rsidP="00074F93">
      <w:pPr>
        <w:spacing w:line="480" w:lineRule="auto"/>
        <w:jc w:val="both"/>
        <w:rPr>
          <w:rFonts w:asciiTheme="majorBidi" w:hAnsiTheme="majorBidi" w:cstheme="majorBidi"/>
        </w:rPr>
      </w:pPr>
      <w:r>
        <w:rPr>
          <w:rFonts w:asciiTheme="majorBidi" w:hAnsiTheme="majorBidi" w:cstheme="majorBidi"/>
        </w:rPr>
        <w:t xml:space="preserve">Responses to </w:t>
      </w:r>
      <w:del w:id="5040" w:author="Claude" w:date="2026-10-03T12:00:00Z">
        <w:r>
          <w:rPr>
            <w:rFonts w:asciiTheme="majorBidi" w:hAnsiTheme="majorBidi" w:cstheme="majorBidi"/>
          </w:rPr>
          <w:delText xml:space="preserve">intrusiveness</w:delText>
        </w:r>
      </w:del>
      <w:ins w:id="5041" w:author="Claude" w:date="2026-10-03T12:00:00Z">
        <w:r>
          <w:rPr>
            <w:rFonts w:asciiTheme="majorBidi" w:hAnsiTheme="majorBidi" w:cstheme="majorBidi"/>
          </w:rPr>
          <w:t xml:space="preserve">intrusive</w:t>
        </w:r>
      </w:ins>
      <w:r>
        <w:rPr>
          <w:rFonts w:asciiTheme="majorBidi" w:hAnsiTheme="majorBidi" w:cstheme="majorBidi"/>
        </w:rPr>
        <w:t xml:space="preserve"> </w:t>
      </w:r>
      <w:del w:id="5042" w:author="Claude" w:date="2026-10-03T12:00:00Z">
        <w:r>
          <w:rPr>
            <w:rFonts w:asciiTheme="majorBidi" w:hAnsiTheme="majorBidi" w:cstheme="majorBidi"/>
          </w:rPr>
          <w:delText xml:space="preserve">information</w:delText>
        </w:r>
      </w:del>
      <w:ins w:id="5043" w:author="Claude" w:date="2026-10-03T12:00:00Z">
        <w:r>
          <w:rPr>
            <w:rFonts w:asciiTheme="majorBidi" w:hAnsiTheme="majorBidi" w:cstheme="majorBidi"/>
          </w:rPr>
          <w:t xml:space="preserve">wording</w:t>
        </w:r>
      </w:ins>
      <w:r>
        <w:rPr>
          <w:rFonts w:asciiTheme="majorBidi" w:hAnsiTheme="majorBidi" w:cstheme="majorBidi"/>
        </w:rPr>
        <w:t xml:space="preserve"> vary significantly for GMO technology and plant breeding, although the latter has no significant mean interaction. The SDs for the beneficial-microorganism interaction and all three benefit-message interactions are not statistically significant. These findings motivate the latent class analysis, which examines whether distinct segments help explain the observed variation in attribute preferences and responses to </w:t>
      </w:r>
      <w:del w:id="5044" w:author="Claude" w:date="2026-10-03T12:00:00Z">
        <w:r>
          <w:rPr>
            <w:rFonts w:asciiTheme="majorBidi" w:hAnsiTheme="majorBidi" w:cstheme="majorBidi"/>
          </w:rPr>
          <w:delText xml:space="preserve">intrusiveness</w:delText>
        </w:r>
      </w:del>
      <w:ins w:id="5045" w:author="Claude" w:date="2026-10-03T12:00:00Z">
        <w:r>
          <w:rPr>
            <w:rFonts w:asciiTheme="majorBidi" w:hAnsiTheme="majorBidi" w:cstheme="majorBidi"/>
          </w:rPr>
          <w:t xml:space="preserve">the</w:t>
        </w:r>
      </w:ins>
      <w:r>
        <w:rPr>
          <w:rFonts w:asciiTheme="majorBidi" w:hAnsiTheme="majorBidi" w:cstheme="majorBidi"/>
        </w:rPr>
        <w:t xml:space="preserve"> </w:t>
      </w:r>
      <w:del w:id="5046" w:author="Claude" w:date="2026-10-03T12:00:00Z">
        <w:r>
          <w:rPr>
            <w:rFonts w:asciiTheme="majorBidi" w:hAnsiTheme="majorBidi" w:cstheme="majorBidi"/>
          </w:rPr>
          <w:delText xml:space="preserve">information.</w:delText>
        </w:r>
      </w:del>
      <w:ins w:id="5047" w:author="Claude" w:date="2026-10-03T12:00:00Z">
        <w:r>
          <w:rPr>
            <w:rFonts w:asciiTheme="majorBidi" w:hAnsiTheme="majorBidi" w:cstheme="majorBidi"/>
          </w:rPr>
          <w:t xml:space="preserve">information treatments.</w:t>
        </w:r>
      </w:ins>
    </w:p>
    <w:p w14:paraId="1BEC4687" w14:textId="77777777" w:rsidR="00074F93" w:rsidRDefault="00074F93" w:rsidP="00074F93">
      <w:pPr>
        <w:spacing w:line="480" w:lineRule="auto"/>
        <w:jc w:val="both"/>
        <w:rPr>
          <w:rFonts w:asciiTheme="majorBidi" w:eastAsia="Aptos" w:hAnsiTheme="majorBidi" w:cstheme="majorBidi"/>
        </w:rPr>
      </w:pPr>
      <w:commentRangeStart w:id="3"/>
      <w:del w:id="5048" w:author="Claude" w:date="2026-10-03T12:00:00Z">
        <w:r>
          <w:rPr>
            <w:rFonts w:asciiTheme="majorBidi" w:eastAsia="Aptos" w:hAnsiTheme="majorBidi" w:cstheme="majorBidi"/>
          </w:rPr>
          <w:delText xml:space="preserve">We estimated latent class models with alternative numbers of segments and retained a five-class specification based on model-fit criteria, including AIC and BIC. Table 4 presents the results from the five-class latent class model, in which both the main effects and treatment-interaction coefficients are allowed to vary across classes. The main effects characterize attribute preferences, while the interactions capture how technology wording modifies preferences for temperature-tolerance technologies and how benefit messages affect the utility of opting out. The upper panel presents these class-specific estimates, whereas the lower panel reports the membership equation. In the membership model, Class 5 serves as the reference class, so the reported coefficients indicate how respondent characteristics are associated with the log-odds of belonging to Classes 1-4 relative to Class 5.</w:delText>
        </w:r>
      </w:del>
      <w:ins w:id="5049" w:author="Claude" w:date="2026-10-03T12:00:00Z">
        <w:r>
          <w:rPr>
            <w:rFonts w:asciiTheme="majorBidi" w:eastAsia="Aptos" w:hAnsiTheme="majorBidi" w:cstheme="majorBidi"/>
          </w:rPr>
          <w:t xml:space="preserve">We estimated latent class models with two to six classes. The six-class model did not converge, so model selection compared the two- to five-class specifications using the Akaike information criterion (AIC), the Bayesian information criterion (BIC), and the consistent AIC (CAIC) (Appendix Table A1). </w:t>
        </w:r>
        <w:r>
          <w:rPr>
            <w:rFonts w:asciiTheme="majorBidi" w:eastAsia="Aptos" w:hAnsiTheme="majorBidi" w:cstheme="majorBidi"/>
            <w:highlight w:val="yellow"/>
          </w:rPr>
          <w:t xml:space="preserve">Select one: AIC, BIC, and CAIC declined with each added class and were lowest for the five-class model, the largest specification that converged; this model also yields interpretable classes that each contain at least 10% of respondents. / AIC was lowest for the five-class model, whereas BIC and CAIC were lowest for the four-class model; we retained the five-class model because it yields interpretable classes that each contain at least 10% of respondents.</w:t>
        </w:r>
        <w:r>
          <w:rPr>
            <w:rFonts w:asciiTheme="majorBidi" w:eastAsia="Aptos" w:hAnsiTheme="majorBidi" w:cstheme="majorBidi"/>
          </w:rPr>
          <w:t xml:space="preserve"> Table 4 presents the results from the five-class latent class model, in which both the main effects and treatment-interaction coefficients are allowed to vary across classes. The main effects characterize attribute preferences, while the interactions capture how technology wording modifies preferences for temperature-tolerance technologies and how benefit messages affect the utility of opting out. Panel A presents these class-specific estimates, whereas Panel B reports the membership equation, in which Class 5 serves as the reference class. Because coefficient magnitudes in a latent class model also reflect class-specific scale, we compare classes using signs, within-class comparisons, WTP, and simulated choices rather than raw coefficient magnitudes.</w:t>
        </w:r>
      </w:ins>
      <w:commentRangeEnd w:id="3"/>
      <w:r>
        <w:rPr>
          <w:rStyle w:val="CommentReference"/>
        </w:rPr>
        <w:commentReference w:id="3"/>
      </w:r>
    </w:p>
    <w:p w14:paraId="525A576C" w14:textId="77777777" w:rsidR="00074F93" w:rsidRDefault="00074F93" w:rsidP="00074F93">
      <w:pPr>
        <w:spacing w:line="480" w:lineRule="auto"/>
        <w:jc w:val="both"/>
        <w:rPr>
          <w:del w:id="5051" w:author="Claude" w:date="2026-10-03T12:00:00Z"/>
          <w:rFonts w:asciiTheme="majorBidi" w:eastAsia="Aptos" w:hAnsiTheme="majorBidi" w:cstheme="majorBidi"/>
        </w:rPr>
      </w:pPr>
      <w:commentRangeStart w:id="4"/>
      <w:del w:id="5050" w:author="Claude" w:date="2026-10-03T12:00:00Z">
        <w:r>
          <w:rPr>
            <w:rFonts w:asciiTheme="majorBidi" w:eastAsia="Aptos" w:hAnsiTheme="majorBidi" w:cstheme="majorBidi"/>
          </w:rPr>
          <w:delText xml:space="preserve">Class membership. Relative to Class 5 and holding other characteristics constant, higher age-category scores are negatively associated with membership in Classes 1 and 3 (-0.19 and -0.06) and positively associated with membership in Classes 2 and 4 (0.07 in both classes). Female respondents have higher relative odds of membership in Class 4 (0.86), while gender associations are not statistically significant for Classes 1-3. Having no college degree is positively associated with Class 1 membership (0.38). Being without a partner is positively associated with membership in Classes 3 and 4 (0.33 and 0.58). Non-White respondents have higher relative odds of membership in Classes 1 and 4 (0.67 and 0.60), with a positive association for Class 2 significant at the 10% level (0.37). Higher income-category scores are positively associated with Class 3 membership (0.13). The number of children under 18 is negatively associated with Class 2 membership (-0.21) and positively associated with Class 3 membership (0.13), both at the 10% significance level. The number of adults in the household has no statistically significant association with membership in any class relative to Class 5.</w:delText>
        </w:r>
      </w:del>
      <w:commentRangeEnd w:id="4"/>
      <w:r>
        <w:rPr>
          <w:rStyle w:val="CommentReference"/>
        </w:rPr>
        <w:commentReference w:id="4"/>
      </w:r>
    </w:p>
    <w:p w14:paraId="6ED8B4C8"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1: Biotechnology-receptive </w:t>
      </w:r>
      <w:del w:id="5052" w:author="Claude" w:date="2026-10-03T12:00:00Z">
        <w:r>
          <w:rPr>
            <w:rFonts w:asciiTheme="majorBidi" w:hAnsiTheme="majorBidi" w:cstheme="majorBidi"/>
            <w:kern w:val="0"/>
            <w14:ligatures w14:val="none"/>
          </w:rPr>
          <w:delText xml:space="preserve">(%34.90).</w:delText>
        </w:r>
      </w:del>
      <w:ins w:id="5053" w:author="Claude" w:date="2026-10-03T12:00:00Z">
        <w:r>
          <w:rPr>
            <w:rFonts w:asciiTheme="majorBidi" w:hAnsiTheme="majorBidi" w:cstheme="majorBidi"/>
            <w:kern w:val="0"/>
            <w14:ligatures w14:val="none"/>
          </w:rPr>
          <w:t xml:space="preserve">(34.9%).</w:t>
        </w:r>
      </w:ins>
      <w:r>
        <w:rPr>
          <w:rFonts w:asciiTheme="majorBidi" w:hAnsiTheme="majorBidi" w:cstheme="majorBidi"/>
          <w:kern w:val="0"/>
          <w14:ligatures w14:val="none"/>
        </w:rPr>
        <w:t xml:space="preserve"> This </w:t>
      </w:r>
      <w:ins w:id="5054" w:author="Claude" w:date="2026-10-03T12:00:00Z">
        <w:r>
          <w:rPr>
            <w:rFonts w:asciiTheme="majorBidi" w:hAnsiTheme="majorBidi" w:cstheme="majorBidi"/>
            <w:kern w:val="0"/>
            <w14:ligatures w14:val="none"/>
          </w:rPr>
          <w:t xml:space="preserve">is the only </w:t>
        </w:r>
      </w:ins>
      <w:r>
        <w:rPr>
          <w:rFonts w:asciiTheme="majorBidi" w:hAnsiTheme="majorBidi" w:cstheme="majorBidi"/>
          <w:kern w:val="0"/>
          <w14:ligatures w14:val="none"/>
        </w:rPr>
        <w:t xml:space="preserve">class</w:t>
      </w:r>
      <w:ins w:id="5055" w:author="Claude" w:date="2026-10-03T12:00:00Z">
        <w:r>
          <w:rPr>
            <w:rFonts w:asciiTheme="majorBidi" w:hAnsiTheme="majorBidi" w:cstheme="majorBidi"/>
            <w:kern w:val="0"/>
            <w14:ligatures w14:val="none"/>
          </w:rPr>
          <w:t xml:space="preserve"> that values GMO technology</w:t>
        </w:r>
      </w:ins>
      <w:r>
        <w:rPr>
          <w:rFonts w:asciiTheme="majorBidi" w:hAnsiTheme="majorBidi" w:cstheme="majorBidi"/>
          <w:kern w:val="0"/>
          <w14:ligatures w14:val="none"/>
        </w:rPr>
        <w:t xml:space="preserve"> positively </w:t>
      </w:r>
      <w:ins w:id="5056" w:author="Claude" w:date="2026-10-03T12:00:00Z">
        <w:r>
          <w:rPr>
            <w:rFonts w:asciiTheme="majorBidi" w:hAnsiTheme="majorBidi" w:cstheme="majorBidi"/>
            <w:kern w:val="0"/>
            <w14:ligatures w14:val="none"/>
          </w:rPr>
          <w:t xml:space="preserve">(0.47), </w:t>
        </w:r>
      </w:ins>
      <w:r>
        <w:rPr>
          <w:rFonts w:asciiTheme="majorBidi" w:hAnsiTheme="majorBidi" w:cstheme="majorBidi"/>
          <w:kern w:val="0"/>
          <w14:ligatures w14:val="none"/>
        </w:rPr>
        <w:t xml:space="preserve">and </w:t>
      </w:r>
      <w:del w:id="5057" w:author="Claude" w:date="2026-10-03T12:00:00Z">
        <w:r>
          <w:rPr>
            <w:rFonts w:asciiTheme="majorBidi" w:hAnsiTheme="majorBidi" w:cstheme="majorBidi"/>
            <w:kern w:val="0"/>
            <w14:ligatures w14:val="none"/>
          </w:rPr>
          <w:delText xml:space="preserve">significantly</w:delText>
        </w:r>
      </w:del>
      <w:ins w:id="5058" w:author="Claude" w:date="2026-10-03T12:00:00Z">
        <w:r>
          <w:rPr>
            <w:rFonts w:asciiTheme="majorBidi" w:hAnsiTheme="majorBidi" w:cstheme="majorBidi"/>
            <w:kern w:val="0"/>
            <w14:ligatures w14:val="none"/>
          </w:rPr>
          <w:t xml:space="preserve">it also positively</w:t>
        </w:r>
      </w:ins>
      <w:r>
        <w:rPr>
          <w:rFonts w:asciiTheme="majorBidi" w:hAnsiTheme="majorBidi" w:cstheme="majorBidi"/>
          <w:kern w:val="0"/>
          <w14:ligatures w14:val="none"/>
        </w:rPr>
        <w:t xml:space="preserve"> values </w:t>
      </w:r>
      <w:del w:id="5059" w:author="Claude" w:date="2026-10-03T12:00:00Z">
        <w:r>
          <w:rPr>
            <w:rFonts w:asciiTheme="majorBidi" w:hAnsiTheme="majorBidi" w:cstheme="majorBidi"/>
            <w:kern w:val="0"/>
            <w14:ligatures w14:val="none"/>
          </w:rPr>
          <w:delText xml:space="preserve">carbon</w:delText>
        </w:r>
      </w:del>
      <w:ins w:id="5060" w:author="Claude" w:date="2026-10-03T12:00:00Z">
        <w:r>
          <w:rPr>
            <w:rFonts w:asciiTheme="majorBidi" w:hAnsiTheme="majorBidi" w:cstheme="majorBidi"/>
            <w:kern w:val="0"/>
            <w14:ligatures w14:val="none"/>
          </w:rPr>
          <w:t xml:space="preserve">pathogen-free wastewater (0.47), organic certification (0.29), and beneficial microorganisms (0.19). Carbon</w:t>
        </w:r>
      </w:ins>
      <w:r>
        <w:rPr>
          <w:rFonts w:asciiTheme="majorBidi" w:hAnsiTheme="majorBidi" w:cstheme="majorBidi"/>
          <w:kern w:val="0"/>
          <w14:ligatures w14:val="none"/>
        </w:rPr>
        <w:t xml:space="preserve"> footprint reductions of 10% and 20% </w:t>
      </w:r>
      <w:ins w:id="5061" w:author="Claude" w:date="2026-10-03T12:00:00Z">
        <w:r>
          <w:rPr>
            <w:rFonts w:asciiTheme="majorBidi" w:hAnsiTheme="majorBidi" w:cstheme="majorBidi"/>
            <w:kern w:val="0"/>
            <w14:ligatures w14:val="none"/>
          </w:rPr>
          <w:t xml:space="preserve">are positively valued </w:t>
        </w:r>
      </w:ins>
      <w:r>
        <w:rPr>
          <w:rFonts w:asciiTheme="majorBidi" w:hAnsiTheme="majorBidi" w:cstheme="majorBidi"/>
          <w:kern w:val="0"/>
          <w14:ligatures w14:val="none"/>
        </w:rPr>
        <w:t xml:space="preserve">(0.23 and 0.33), </w:t>
      </w:r>
      <w:del w:id="5062" w:author="Claude" w:date="2026-10-03T12:00:00Z">
        <w:r>
          <w:rPr>
            <w:rFonts w:asciiTheme="majorBidi" w:hAnsiTheme="majorBidi" w:cstheme="majorBidi"/>
            <w:kern w:val="0"/>
            <w14:ligatures w14:val="none"/>
          </w:rPr>
          <w:delText xml:space="preserve">while</w:delText>
        </w:r>
      </w:del>
      <w:ins w:id="5063" w:author="Claude" w:date="2026-10-03T12:00:00Z">
        <w:r>
          <w:rPr>
            <w:rFonts w:asciiTheme="majorBidi" w:hAnsiTheme="majorBidi" w:cstheme="majorBidi"/>
            <w:kern w:val="0"/>
            <w14:ligatures w14:val="none"/>
          </w:rPr>
          <w:t xml:space="preserve">whereas</w:t>
        </w:r>
      </w:ins>
      <w:r>
        <w:rPr>
          <w:rFonts w:asciiTheme="majorBidi" w:hAnsiTheme="majorBidi" w:cstheme="majorBidi"/>
          <w:kern w:val="0"/>
          <w14:ligatures w14:val="none"/>
        </w:rPr>
        <w:t xml:space="preserve"> the coefficient for a 30% reduction is not statistically significant. </w:t>
      </w:r>
      <w:del w:id="5064" w:author="Claude" w:date="2026-10-03T12:00:00Z">
        <w:r>
          <w:rPr>
            <w:rFonts w:asciiTheme="majorBidi" w:hAnsiTheme="majorBidi" w:cstheme="majorBidi"/>
            <w:kern w:val="0"/>
            <w14:ligatures w14:val="none"/>
          </w:rPr>
          <w:delText xml:space="preserve">Beneficial microorganisms (0.19), GMO technology (0.47), pathogen-free wastewater (0.47), and organic certification (0.29) are also positively valued and statistically significant. In contrast, </w:delText>
        </w:r>
      </w:del>
      <w:r>
        <w:rPr>
          <w:rFonts w:asciiTheme="majorBidi" w:hAnsiTheme="majorBidi" w:cstheme="majorBidi"/>
          <w:kern w:val="0"/>
          <w14:ligatures w14:val="none"/>
        </w:rPr>
        <w:t xml:space="preserve">AI-based energy efficiency receives a negative valuation </w:t>
      </w:r>
      <w:del w:id="5065" w:author="Claude" w:date="2026-10-03T12:00:00Z">
        <w:r>
          <w:rPr>
            <w:rFonts w:asciiTheme="majorBidi" w:hAnsiTheme="majorBidi" w:cstheme="majorBidi"/>
            <w:kern w:val="0"/>
            <w14:ligatures w14:val="none"/>
          </w:rPr>
          <w:delText xml:space="preserve">(-0.38).</w:delText>
        </w:r>
      </w:del>
      <w:ins w:id="5066" w:author="Claude" w:date="2026-10-03T12:00:00Z">
        <w:r>
          <w:rPr>
            <w:rFonts w:asciiTheme="majorBidi" w:hAnsiTheme="majorBidi" w:cstheme="majorBidi"/>
            <w:kern w:val="0"/>
            <w14:ligatures w14:val="none"/>
          </w:rPr>
          <w:t xml:space="preserve">(−0.38),</w:t>
        </w:r>
      </w:ins>
      <w:r>
        <w:rPr>
          <w:rFonts w:asciiTheme="majorBidi" w:hAnsiTheme="majorBidi" w:cstheme="majorBidi"/>
          <w:kern w:val="0"/>
          <w14:ligatures w14:val="none"/>
        </w:rPr>
        <w:t xml:space="preserve"> </w:t>
      </w:r>
      <w:del w:id="5067" w:author="Claude" w:date="2026-10-03T12:00:00Z">
        <w:r>
          <w:rPr>
            <w:rFonts w:asciiTheme="majorBidi" w:hAnsiTheme="majorBidi" w:cstheme="majorBidi"/>
            <w:kern w:val="0"/>
            <w14:ligatures w14:val="none"/>
          </w:rPr>
          <w:delText xml:space="preserve">Plant</w:delText>
        </w:r>
      </w:del>
      <w:ins w:id="5068" w:author="Claude" w:date="2026-10-03T12:00:00Z">
        <w:r>
          <w:rPr>
            <w:rFonts w:asciiTheme="majorBidi" w:hAnsiTheme="majorBidi" w:cstheme="majorBidi"/>
            <w:kern w:val="0"/>
            <w14:ligatures w14:val="none"/>
          </w:rPr>
          <w:t xml:space="preserve">and plant</w:t>
        </w:r>
      </w:ins>
      <w:r>
        <w:rPr>
          <w:rFonts w:asciiTheme="majorBidi" w:hAnsiTheme="majorBidi" w:cstheme="majorBidi"/>
          <w:kern w:val="0"/>
          <w14:ligatures w14:val="none"/>
        </w:rPr>
        <w:t xml:space="preserve"> breeding, seasonal production, and bioenergy do not have statistically significant coefficients. The price coefficient is negative and statistically significant </w:t>
      </w:r>
      <w:del w:id="5069" w:author="Claude" w:date="2026-10-03T12:00:00Z">
        <w:r>
          <w:rPr>
            <w:rFonts w:asciiTheme="majorBidi" w:hAnsiTheme="majorBidi" w:cstheme="majorBidi"/>
            <w:kern w:val="0"/>
            <w14:ligatures w14:val="none"/>
          </w:rPr>
          <w:delText xml:space="preserve">(-0.26).</w:delText>
        </w:r>
      </w:del>
      <w:ins w:id="5070" w:author="Claude" w:date="2026-10-03T12:00:00Z">
        <w:r>
          <w:rPr>
            <w:rFonts w:asciiTheme="majorBidi" w:hAnsiTheme="majorBidi" w:cstheme="majorBidi"/>
            <w:kern w:val="0"/>
            <w14:ligatures w14:val="none"/>
          </w:rPr>
          <w:t xml:space="preserve">(−0.26).</w:t>
        </w:r>
      </w:ins>
      <w:r>
        <w:rPr>
          <w:rFonts w:asciiTheme="majorBidi" w:hAnsiTheme="majorBidi" w:cstheme="majorBidi"/>
          <w:kern w:val="0"/>
          <w14:ligatures w14:val="none"/>
        </w:rPr>
        <w:t xml:space="preserve"> </w:t>
      </w:r>
      <w:del w:id="5071" w:author="Claude" w:date="2026-10-03T12:00:00Z">
        <w:r>
          <w:rPr>
            <w:rFonts w:asciiTheme="majorBidi" w:hAnsiTheme="majorBidi" w:cstheme="majorBidi"/>
            <w:kern w:val="0"/>
            <w14:ligatures w14:val="none"/>
          </w:rPr>
          <w:delText xml:space="preserve">As the only class with a positive and statistically significant GMO main effect, this</w:delText>
        </w:r>
      </w:del>
      <w:ins w:id="5072" w:author="Claude" w:date="2026-10-03T12:00:00Z">
        <w:r>
          <w:rPr>
            <w:rFonts w:asciiTheme="majorBidi" w:hAnsiTheme="majorBidi" w:cstheme="majorBidi"/>
            <w:kern w:val="0"/>
            <w14:ligatures w14:val="none"/>
          </w:rPr>
          <w:t xml:space="preserve">This</w:t>
        </w:r>
      </w:ins>
      <w:r>
        <w:rPr>
          <w:rFonts w:asciiTheme="majorBidi" w:hAnsiTheme="majorBidi" w:cstheme="majorBidi"/>
          <w:kern w:val="0"/>
          <w14:ligatures w14:val="none"/>
        </w:rPr>
        <w:t xml:space="preserve"> segment can</w:t>
      </w:r>
      <w:ins w:id="5073" w:author="Claude" w:date="2026-10-03T12:00:00Z">
        <w:r>
          <w:rPr>
            <w:rFonts w:asciiTheme="majorBidi" w:hAnsiTheme="majorBidi" w:cstheme="majorBidi"/>
            <w:kern w:val="0"/>
            <w14:ligatures w14:val="none"/>
          </w:rPr>
          <w:t xml:space="preserve"> therefore</w:t>
        </w:r>
      </w:ins>
      <w:r>
        <w:rPr>
          <w:rFonts w:asciiTheme="majorBidi" w:hAnsiTheme="majorBidi" w:cstheme="majorBidi"/>
          <w:kern w:val="0"/>
          <w14:ligatures w14:val="none"/>
        </w:rPr>
        <w:t xml:space="preserve"> be characterized as biotechnology-receptive, although its acceptance of production technologies is selective.</w:t>
      </w:r>
    </w:p>
    <w:p w14:paraId="0A9C41BD"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2: Energy-oriented </w:t>
      </w:r>
      <w:del w:id="5074" w:author="Claude" w:date="2026-10-03T12:00:00Z">
        <w:r>
          <w:rPr>
            <w:rFonts w:asciiTheme="majorBidi" w:hAnsiTheme="majorBidi" w:cstheme="majorBidi"/>
            <w:kern w:val="0"/>
            <w14:ligatures w14:val="none"/>
          </w:rPr>
          <w:delText xml:space="preserve">(%10.60).</w:delText>
        </w:r>
      </w:del>
      <w:ins w:id="5075" w:author="Claude" w:date="2026-10-03T12:00:00Z">
        <w:r>
          <w:rPr>
            <w:rFonts w:asciiTheme="majorBidi" w:hAnsiTheme="majorBidi" w:cstheme="majorBidi"/>
            <w:kern w:val="0"/>
            <w14:ligatures w14:val="none"/>
          </w:rPr>
          <w:t xml:space="preserve">(10.6%).</w:t>
        </w:r>
      </w:ins>
      <w:r>
        <w:rPr>
          <w:rFonts w:asciiTheme="majorBidi" w:hAnsiTheme="majorBidi" w:cstheme="majorBidi"/>
          <w:kern w:val="0"/>
          <w14:ligatures w14:val="none"/>
        </w:rPr>
        <w:t xml:space="preserve"> This class positively </w:t>
      </w:r>
      <w:del w:id="5076" w:author="Claude" w:date="2026-10-03T12:00:00Z">
        <w:r>
          <w:rPr>
            <w:rFonts w:asciiTheme="majorBidi" w:hAnsiTheme="majorBidi" w:cstheme="majorBidi"/>
            <w:kern w:val="0"/>
            <w14:ligatures w14:val="none"/>
          </w:rPr>
          <w:delText xml:space="preserve">and</w:delText>
        </w:r>
      </w:del>
      <w:ins w:id="5077" w:author="Claude" w:date="2026-10-03T12:00:00Z">
        <w:r>
          <w:rPr>
            <w:rFonts w:asciiTheme="majorBidi" w:hAnsiTheme="majorBidi" w:cstheme="majorBidi"/>
            <w:kern w:val="0"/>
            <w14:ligatures w14:val="none"/>
          </w:rPr>
          <w:t xml:space="preserve">values</w:t>
        </w:r>
      </w:ins>
      <w:r>
        <w:rPr>
          <w:rFonts w:asciiTheme="majorBidi" w:hAnsiTheme="majorBidi" w:cstheme="majorBidi"/>
          <w:kern w:val="0"/>
          <w14:ligatures w14:val="none"/>
        </w:rPr>
        <w:t xml:space="preserve"> </w:t>
      </w:r>
      <w:del w:id="5078" w:author="Claude" w:date="2026-10-03T12:00:00Z">
        <w:r>
          <w:rPr>
            <w:rFonts w:asciiTheme="majorBidi" w:hAnsiTheme="majorBidi" w:cstheme="majorBidi"/>
            <w:kern w:val="0"/>
            <w14:ligatures w14:val="none"/>
          </w:rPr>
          <w:delText xml:space="preserve">significantly</w:delText>
        </w:r>
      </w:del>
      <w:ins w:id="5079" w:author="Claude" w:date="2026-10-03T12:00:00Z">
        <w:r>
          <w:rPr>
            <w:rFonts w:asciiTheme="majorBidi" w:hAnsiTheme="majorBidi" w:cstheme="majorBidi"/>
            <w:kern w:val="0"/>
            <w14:ligatures w14:val="none"/>
          </w:rPr>
          <w:t xml:space="preserve">all</w:t>
        </w:r>
      </w:ins>
      <w:r>
        <w:rPr>
          <w:rFonts w:asciiTheme="majorBidi" w:hAnsiTheme="majorBidi" w:cstheme="majorBidi"/>
          <w:kern w:val="0"/>
          <w14:ligatures w14:val="none"/>
        </w:rPr>
        <w:t xml:space="preserve"> </w:t>
      </w:r>
      <w:del w:id="5080" w:author="Claude" w:date="2026-10-03T12:00:00Z">
        <w:r>
          <w:rPr>
            <w:rFonts w:asciiTheme="majorBidi" w:hAnsiTheme="majorBidi" w:cstheme="majorBidi"/>
            <w:kern w:val="0"/>
            <w14:ligatures w14:val="none"/>
          </w:rPr>
          <w:delText xml:space="preserve">values</w:delText>
        </w:r>
      </w:del>
      <w:ins w:id="5081" w:author="Claude" w:date="2026-10-03T12:00:00Z">
        <w:r>
          <w:rPr>
            <w:rFonts w:asciiTheme="majorBidi" w:hAnsiTheme="majorBidi" w:cstheme="majorBidi"/>
            <w:kern w:val="0"/>
            <w14:ligatures w14:val="none"/>
          </w:rPr>
          <w:t xml:space="preserve">three energy-efficiency technologies:</w:t>
        </w:r>
      </w:ins>
      <w:r>
        <w:rPr>
          <w:rFonts w:asciiTheme="majorBidi" w:hAnsiTheme="majorBidi" w:cstheme="majorBidi"/>
          <w:kern w:val="0"/>
          <w14:ligatures w14:val="none"/>
        </w:rPr>
        <w:t xml:space="preserve"> seasonal production (0.32), AI-based energy efficiency (0.32), and bioenergy (0.66). </w:t>
      </w:r>
      <w:del w:id="5082" w:author="Claude" w:date="2026-10-03T12:00:00Z">
        <w:r>
          <w:rPr>
            <w:rFonts w:asciiTheme="majorBidi" w:hAnsiTheme="majorBidi" w:cstheme="majorBidi"/>
            <w:kern w:val="0"/>
            <w14:ligatures w14:val="none"/>
          </w:rPr>
          <w:delText xml:space="preserve">None of the three carbon-reduction coefficients is statistically significant at the 10% level. </w:delText>
        </w:r>
      </w:del>
      <w:r>
        <w:rPr>
          <w:rFonts w:asciiTheme="majorBidi" w:hAnsiTheme="majorBidi" w:cstheme="majorBidi"/>
          <w:kern w:val="0"/>
          <w14:ligatures w14:val="none"/>
        </w:rPr>
        <w:t xml:space="preserve">Beneficial microorganisms </w:t>
      </w:r>
      <w:del w:id="5083" w:author="Claude" w:date="2026-10-03T12:00:00Z">
        <w:r>
          <w:rPr>
            <w:rFonts w:asciiTheme="majorBidi" w:hAnsiTheme="majorBidi" w:cstheme="majorBidi"/>
            <w:kern w:val="0"/>
            <w14:ligatures w14:val="none"/>
          </w:rPr>
          <w:delText xml:space="preserve">(-0.43),</w:delText>
        </w:r>
      </w:del>
      <w:ins w:id="5084" w:author="Claude" w:date="2026-10-03T12:00:00Z">
        <w:r>
          <w:rPr>
            <w:rFonts w:asciiTheme="majorBidi" w:hAnsiTheme="majorBidi" w:cstheme="majorBidi"/>
            <w:kern w:val="0"/>
            <w14:ligatures w14:val="none"/>
          </w:rPr>
          <w:t xml:space="preserve">(−0.43),</w:t>
        </w:r>
      </w:ins>
      <w:r>
        <w:rPr>
          <w:rFonts w:asciiTheme="majorBidi" w:hAnsiTheme="majorBidi" w:cstheme="majorBidi"/>
          <w:kern w:val="0"/>
          <w14:ligatures w14:val="none"/>
        </w:rPr>
        <w:t xml:space="preserve"> GMO technology </w:t>
      </w:r>
      <w:del w:id="5085" w:author="Claude" w:date="2026-10-03T12:00:00Z">
        <w:r>
          <w:rPr>
            <w:rFonts w:asciiTheme="majorBidi" w:hAnsiTheme="majorBidi" w:cstheme="majorBidi"/>
            <w:kern w:val="0"/>
            <w14:ligatures w14:val="none"/>
          </w:rPr>
          <w:delText xml:space="preserve">(-0.70),</w:delText>
        </w:r>
      </w:del>
      <w:ins w:id="5086" w:author="Claude" w:date="2026-10-03T12:00:00Z">
        <w:r>
          <w:rPr>
            <w:rFonts w:asciiTheme="majorBidi" w:hAnsiTheme="majorBidi" w:cstheme="majorBidi"/>
            <w:kern w:val="0"/>
            <w14:ligatures w14:val="none"/>
          </w:rPr>
          <w:t xml:space="preserve">(−0.70),</w:t>
        </w:r>
      </w:ins>
      <w:r>
        <w:rPr>
          <w:rFonts w:asciiTheme="majorBidi" w:hAnsiTheme="majorBidi" w:cstheme="majorBidi"/>
          <w:kern w:val="0"/>
          <w14:ligatures w14:val="none"/>
        </w:rPr>
        <w:t xml:space="preserve"> pathogen-free wastewater </w:t>
      </w:r>
      <w:del w:id="5087" w:author="Claude" w:date="2026-10-03T12:00:00Z">
        <w:r>
          <w:rPr>
            <w:rFonts w:asciiTheme="majorBidi" w:hAnsiTheme="majorBidi" w:cstheme="majorBidi"/>
            <w:kern w:val="0"/>
            <w14:ligatures w14:val="none"/>
          </w:rPr>
          <w:delText xml:space="preserve">(-0.22),</w:delText>
        </w:r>
      </w:del>
      <w:ins w:id="5088" w:author="Claude" w:date="2026-10-03T12:00:00Z">
        <w:r>
          <w:rPr>
            <w:rFonts w:asciiTheme="majorBidi" w:hAnsiTheme="majorBidi" w:cstheme="majorBidi"/>
            <w:kern w:val="0"/>
            <w14:ligatures w14:val="none"/>
          </w:rPr>
          <w:t xml:space="preserve">(−0.22),</w:t>
        </w:r>
      </w:ins>
      <w:r>
        <w:rPr>
          <w:rFonts w:asciiTheme="majorBidi" w:hAnsiTheme="majorBidi" w:cstheme="majorBidi"/>
          <w:kern w:val="0"/>
          <w14:ligatures w14:val="none"/>
        </w:rPr>
        <w:t xml:space="preserve"> and organic certification </w:t>
      </w:r>
      <w:del w:id="5089" w:author="Claude" w:date="2026-10-03T12:00:00Z">
        <w:r>
          <w:rPr>
            <w:rFonts w:asciiTheme="majorBidi" w:hAnsiTheme="majorBidi" w:cstheme="majorBidi"/>
            <w:kern w:val="0"/>
            <w14:ligatures w14:val="none"/>
          </w:rPr>
          <w:delText xml:space="preserve">(-0.48)</w:delText>
        </w:r>
      </w:del>
      <w:ins w:id="5090" w:author="Claude" w:date="2026-10-03T12:00:00Z">
        <w:r>
          <w:rPr>
            <w:rFonts w:asciiTheme="majorBidi" w:hAnsiTheme="majorBidi" w:cstheme="majorBidi"/>
            <w:kern w:val="0"/>
            <w14:ligatures w14:val="none"/>
          </w:rPr>
          <w:t xml:space="preserve">(−0.48)</w:t>
        </w:r>
      </w:ins>
      <w:r>
        <w:rPr>
          <w:rFonts w:asciiTheme="majorBidi" w:hAnsiTheme="majorBidi" w:cstheme="majorBidi"/>
          <w:kern w:val="0"/>
          <w14:ligatures w14:val="none"/>
        </w:rPr>
        <w:t xml:space="preserve"> receive negative and statistically significant valuations, while the plant-breeding coefficient is not statistically significant. </w:t>
      </w:r>
      <w:ins w:id="5091" w:author="Claude" w:date="2026-10-03T12:00:00Z">
        <w:r>
          <w:rPr>
            <w:rFonts w:asciiTheme="majorBidi" w:hAnsiTheme="majorBidi" w:cstheme="majorBidi"/>
            <w:kern w:val="0"/>
            <w14:ligatures w14:val="none"/>
          </w:rPr>
          <w:t xml:space="preserve">None of the three carbon-reduction coefficients differs significantly from zero, although Wald tests indicate that the 30% reduction is valued above the 10% reduction (Appendix Table A2). </w:t>
        </w:r>
      </w:ins>
      <w:r>
        <w:rPr>
          <w:rFonts w:asciiTheme="majorBidi" w:hAnsiTheme="majorBidi" w:cstheme="majorBidi"/>
          <w:kern w:val="0"/>
          <w14:ligatures w14:val="none"/>
        </w:rPr>
        <w:t xml:space="preserve">The price coefficient is negative and statistically significant </w:t>
      </w:r>
      <w:del w:id="5092" w:author="Claude" w:date="2026-10-03T12:00:00Z">
        <w:r>
          <w:rPr>
            <w:rFonts w:asciiTheme="majorBidi" w:hAnsiTheme="majorBidi" w:cstheme="majorBidi"/>
            <w:kern w:val="0"/>
            <w14:ligatures w14:val="none"/>
          </w:rPr>
          <w:delText xml:space="preserve">(-1.82).</w:delText>
        </w:r>
      </w:del>
      <w:ins w:id="5093" w:author="Claude" w:date="2026-10-03T12:00:00Z">
        <w:r>
          <w:rPr>
            <w:rFonts w:asciiTheme="majorBidi" w:hAnsiTheme="majorBidi" w:cstheme="majorBidi"/>
            <w:kern w:val="0"/>
            <w14:ligatures w14:val="none"/>
          </w:rPr>
          <w:t xml:space="preserve">(−1.82).</w:t>
        </w:r>
      </w:ins>
      <w:r>
        <w:rPr>
          <w:rFonts w:asciiTheme="majorBidi" w:hAnsiTheme="majorBidi" w:cstheme="majorBidi"/>
          <w:kern w:val="0"/>
          <w14:ligatures w14:val="none"/>
        </w:rPr>
        <w:t xml:space="preserve"> This profile is consistent with an energy-oriented segment whose favorable responses to energy practices coexist with unfavorable responses to </w:t>
      </w:r>
      <w:del w:id="5094" w:author="Claude" w:date="2026-10-03T12:00:00Z">
        <w:r>
          <w:rPr>
            <w:rFonts w:asciiTheme="majorBidi" w:hAnsiTheme="majorBidi" w:cstheme="majorBidi"/>
            <w:kern w:val="0"/>
            <w14:ligatures w14:val="none"/>
          </w:rPr>
          <w:delText xml:space="preserve">several</w:delText>
        </w:r>
      </w:del>
      <w:ins w:id="5095" w:author="Claude" w:date="2026-10-03T12:00:00Z">
        <w:r>
          <w:rPr>
            <w:rFonts w:asciiTheme="majorBidi" w:hAnsiTheme="majorBidi" w:cstheme="majorBidi"/>
            <w:kern w:val="0"/>
            <w14:ligatures w14:val="none"/>
          </w:rPr>
          <w:t xml:space="preserve">most</w:t>
        </w:r>
      </w:ins>
      <w:r>
        <w:rPr>
          <w:rFonts w:asciiTheme="majorBidi" w:hAnsiTheme="majorBidi" w:cstheme="majorBidi"/>
          <w:kern w:val="0"/>
          <w14:ligatures w14:val="none"/>
        </w:rPr>
        <w:t xml:space="preserve"> other production </w:t>
      </w:r>
      <w:del w:id="5096" w:author="Claude" w:date="2026-10-03T12:00:00Z">
        <w:r>
          <w:rPr>
            <w:rFonts w:asciiTheme="majorBidi" w:hAnsiTheme="majorBidi" w:cstheme="majorBidi"/>
            <w:kern w:val="0"/>
            <w14:ligatures w14:val="none"/>
          </w:rPr>
          <w:delText xml:space="preserve">attributes and no statistically significant valuation of carbon-reduction claims.</w:delText>
        </w:r>
      </w:del>
      <w:ins w:id="5097" w:author="Claude" w:date="2026-10-03T12:00:00Z">
        <w:r>
          <w:rPr>
            <w:rFonts w:asciiTheme="majorBidi" w:hAnsiTheme="majorBidi" w:cstheme="majorBidi"/>
            <w:kern w:val="0"/>
            <w14:ligatures w14:val="none"/>
          </w:rPr>
          <w:t xml:space="preserve">attributes.</w:t>
        </w:r>
      </w:ins>
    </w:p>
    <w:p w14:paraId="2792A47D" w14:textId="77777777" w:rsidR="00074F93" w:rsidRPr="006F1512" w:rsidRDefault="00074F93" w:rsidP="00074F93">
      <w:pPr>
        <w:spacing w:line="480" w:lineRule="auto"/>
        <w:jc w:val="both"/>
        <w:rPr>
          <w:rFonts w:asciiTheme="majorBidi" w:hAnsiTheme="majorBidi" w:cstheme="majorBidi"/>
        </w:rPr>
      </w:pPr>
      <w:commentRangeStart w:id="5"/>
      <w:r>
        <w:rPr>
          <w:rFonts w:asciiTheme="majorBidi" w:hAnsiTheme="majorBidi" w:cstheme="majorBidi"/>
          <w:kern w:val="0"/>
          <w14:ligatures w14:val="none"/>
        </w:rPr>
        <w:t xml:space="preserve">Class 3: </w:t>
      </w:r>
      <w:del w:id="5098" w:author="Claude" w:date="2026-10-03T12:00:00Z">
        <w:r>
          <w:rPr>
            <w:rFonts w:asciiTheme="majorBidi" w:hAnsiTheme="majorBidi" w:cstheme="majorBidi"/>
            <w:kern w:val="0"/>
            <w14:ligatures w14:val="none"/>
          </w:rPr>
          <w:delText xml:space="preserve">Sustainability-oriented</w:delText>
        </w:r>
      </w:del>
      <w:ins w:id="5099" w:author="Claude" w:date="2026-10-03T12:00:00Z">
        <w:r>
          <w:rPr>
            <w:rFonts w:asciiTheme="majorBidi" w:hAnsiTheme="majorBidi" w:cstheme="majorBidi"/>
            <w:kern w:val="0"/>
            <w14:ligatures w14:val="none"/>
          </w:rPr>
          <w:t xml:space="preserve">Committed</w:t>
        </w:r>
      </w:ins>
      <w:r>
        <w:rPr>
          <w:rFonts w:asciiTheme="majorBidi" w:hAnsiTheme="majorBidi" w:cstheme="majorBidi"/>
          <w:kern w:val="0"/>
          <w14:ligatures w14:val="none"/>
        </w:rPr>
        <w:t xml:space="preserve"> </w:t>
      </w:r>
      <w:del w:id="5100" w:author="Claude" w:date="2026-10-03T12:00:00Z">
        <w:r>
          <w:rPr>
            <w:rFonts w:asciiTheme="majorBidi" w:hAnsiTheme="majorBidi" w:cstheme="majorBidi"/>
            <w:kern w:val="0"/>
            <w14:ligatures w14:val="none"/>
          </w:rPr>
          <w:delText xml:space="preserve">(%27.90).</w:delText>
        </w:r>
      </w:del>
      <w:ins w:id="5101" w:author="Claude" w:date="2026-10-03T12:00:00Z">
        <w:r>
          <w:rPr>
            <w:rFonts w:asciiTheme="majorBidi" w:hAnsiTheme="majorBidi" w:cstheme="majorBidi"/>
            <w:kern w:val="0"/>
            <w14:ligatures w14:val="none"/>
          </w:rPr>
          <w:t xml:space="preserve">sustainability-oriented (27.9%).</w:t>
        </w:r>
      </w:ins>
      <w:r>
        <w:rPr>
          <w:rFonts w:asciiTheme="majorBidi" w:hAnsiTheme="majorBidi" w:cstheme="majorBidi"/>
          <w:kern w:val="0"/>
          <w14:ligatures w14:val="none"/>
        </w:rPr>
        <w:t xml:space="preserve"> This class positively and significantly values carbon footprint reduction at all three levels, with point estimates increasing from 1.28 for a 10% reduction to 1.70 for a 20% reduction and 2.78 for a 30% reduction. Seasonal production (0.79), AI-based energy efficiency (1.41), bioenergy (1.28), pathogen-free wastewater (0.63), and organic certification (0.65) are also positively valued and statistically </w:t>
      </w:r>
      <w:del w:id="5102" w:author="Claude" w:date="2026-10-03T12:00:00Z">
        <w:r>
          <w:rPr>
            <w:rFonts w:asciiTheme="majorBidi" w:hAnsiTheme="majorBidi" w:cstheme="majorBidi"/>
            <w:kern w:val="0"/>
            <w14:ligatures w14:val="none"/>
          </w:rPr>
          <w:delText xml:space="preserve">significant.</w:delText>
        </w:r>
      </w:del>
      <w:ins w:id="5103" w:author="Claude" w:date="2026-10-03T12:00:00Z">
        <w:r>
          <w:rPr>
            <w:rFonts w:asciiTheme="majorBidi" w:hAnsiTheme="majorBidi" w:cstheme="majorBidi"/>
            <w:kern w:val="0"/>
            <w14:ligatures w14:val="none"/>
          </w:rPr>
          <w:t xml:space="preserve">significant,</w:t>
        </w:r>
      </w:ins>
      <w:r>
        <w:rPr>
          <w:rFonts w:asciiTheme="majorBidi" w:hAnsiTheme="majorBidi" w:cstheme="majorBidi"/>
          <w:kern w:val="0"/>
          <w14:ligatures w14:val="none"/>
        </w:rPr>
        <w:t xml:space="preserve"> </w:t>
      </w:r>
      <w:del w:id="5104" w:author="Claude" w:date="2026-10-03T12:00:00Z">
        <w:r>
          <w:rPr>
            <w:rFonts w:asciiTheme="majorBidi" w:hAnsiTheme="majorBidi" w:cstheme="majorBidi"/>
            <w:kern w:val="0"/>
            <w14:ligatures w14:val="none"/>
          </w:rPr>
          <w:delText xml:space="preserve">Beneficial</w:delText>
        </w:r>
      </w:del>
      <w:ins w:id="5105" w:author="Claude" w:date="2026-10-03T12:00:00Z">
        <w:r>
          <w:rPr>
            <w:rFonts w:asciiTheme="majorBidi" w:hAnsiTheme="majorBidi" w:cstheme="majorBidi"/>
            <w:kern w:val="0"/>
            <w14:ligatures w14:val="none"/>
          </w:rPr>
          <w:t xml:space="preserve">and beneficial</w:t>
        </w:r>
      </w:ins>
      <w:r>
        <w:rPr>
          <w:rFonts w:asciiTheme="majorBidi" w:hAnsiTheme="majorBidi" w:cstheme="majorBidi"/>
          <w:kern w:val="0"/>
          <w14:ligatures w14:val="none"/>
        </w:rPr>
        <w:t xml:space="preserve"> microorganisms </w:t>
      </w:r>
      <w:del w:id="5106" w:author="Claude" w:date="2026-10-03T12:00:00Z">
        <w:r>
          <w:rPr>
            <w:rFonts w:asciiTheme="majorBidi" w:hAnsiTheme="majorBidi" w:cstheme="majorBidi"/>
            <w:kern w:val="0"/>
            <w14:ligatures w14:val="none"/>
          </w:rPr>
          <w:delText xml:space="preserve">receive</w:delText>
        </w:r>
      </w:del>
      <w:ins w:id="5107" w:author="Claude" w:date="2026-10-03T12:00:00Z">
        <w:r>
          <w:rPr>
            <w:rFonts w:asciiTheme="majorBidi" w:hAnsiTheme="majorBidi" w:cstheme="majorBidi"/>
            <w:kern w:val="0"/>
            <w14:ligatures w14:val="none"/>
          </w:rPr>
          <w:t xml:space="preserve">are</w:t>
        </w:r>
      </w:ins>
      <w:r>
        <w:rPr>
          <w:rFonts w:asciiTheme="majorBidi" w:hAnsiTheme="majorBidi" w:cstheme="majorBidi"/>
          <w:kern w:val="0"/>
          <w14:ligatures w14:val="none"/>
        </w:rPr>
        <w:t xml:space="preserve"> </w:t>
      </w:r>
      <w:del w:id="5108" w:author="Claude" w:date="2026-10-03T12:00:00Z">
        <w:r>
          <w:rPr>
            <w:rFonts w:asciiTheme="majorBidi" w:hAnsiTheme="majorBidi" w:cstheme="majorBidi"/>
            <w:kern w:val="0"/>
            <w14:ligatures w14:val="none"/>
          </w:rPr>
          <w:delText xml:space="preserve">a</w:delText>
        </w:r>
      </w:del>
      <w:ins w:id="5109" w:author="Claude" w:date="2026-10-03T12:00:00Z">
        <w:r>
          <w:rPr>
            <w:rFonts w:asciiTheme="majorBidi" w:hAnsiTheme="majorBidi" w:cstheme="majorBidi"/>
            <w:kern w:val="0"/>
            <w14:ligatures w14:val="none"/>
          </w:rPr>
          <w:t xml:space="preserve">positively</w:t>
        </w:r>
      </w:ins>
      <w:r>
        <w:rPr>
          <w:rFonts w:asciiTheme="majorBidi" w:hAnsiTheme="majorBidi" w:cstheme="majorBidi"/>
          <w:kern w:val="0"/>
          <w14:ligatures w14:val="none"/>
        </w:rPr>
        <w:t xml:space="preserve"> </w:t>
      </w:r>
      <w:del w:id="5110" w:author="Claude" w:date="2026-10-03T12:00:00Z">
        <w:r>
          <w:rPr>
            <w:rFonts w:asciiTheme="majorBidi" w:hAnsiTheme="majorBidi" w:cstheme="majorBidi"/>
            <w:kern w:val="0"/>
            <w14:ligatures w14:val="none"/>
          </w:rPr>
          <w:delText xml:space="preserve">positive valuation</w:delText>
        </w:r>
      </w:del>
      <w:ins w:id="5111" w:author="Claude" w:date="2026-10-03T12:00:00Z">
        <w:r>
          <w:rPr>
            <w:rFonts w:asciiTheme="majorBidi" w:hAnsiTheme="majorBidi" w:cstheme="majorBidi"/>
            <w:kern w:val="0"/>
            <w14:ligatures w14:val="none"/>
          </w:rPr>
          <w:t xml:space="preserve">valued</w:t>
        </w:r>
      </w:ins>
      <w:r>
        <w:rPr>
          <w:rFonts w:asciiTheme="majorBidi" w:hAnsiTheme="majorBidi" w:cstheme="majorBidi"/>
          <w:kern w:val="0"/>
          <w14:ligatures w14:val="none"/>
        </w:rPr>
        <w:t xml:space="preserve"> at the 10% significance level (0.25). GMO technology is negatively valued </w:t>
      </w:r>
      <w:del w:id="5112" w:author="Claude" w:date="2026-10-03T12:00:00Z">
        <w:r>
          <w:rPr>
            <w:rFonts w:asciiTheme="majorBidi" w:hAnsiTheme="majorBidi" w:cstheme="majorBidi"/>
            <w:kern w:val="0"/>
            <w14:ligatures w14:val="none"/>
          </w:rPr>
          <w:delText xml:space="preserve">(-0.94),</w:delText>
        </w:r>
      </w:del>
      <w:ins w:id="5113" w:author="Claude" w:date="2026-10-03T12:00:00Z">
        <w:r>
          <w:rPr>
            <w:rFonts w:asciiTheme="majorBidi" w:hAnsiTheme="majorBidi" w:cstheme="majorBidi"/>
            <w:kern w:val="0"/>
            <w14:ligatures w14:val="none"/>
          </w:rPr>
          <w:t xml:space="preserve">(−0.94),</w:t>
        </w:r>
      </w:ins>
      <w:r>
        <w:rPr>
          <w:rFonts w:asciiTheme="majorBidi" w:hAnsiTheme="majorBidi" w:cstheme="majorBidi"/>
          <w:kern w:val="0"/>
          <w14:ligatures w14:val="none"/>
        </w:rPr>
        <w:t xml:space="preserve"> as is plant breeding, although the latter is significant only at the 10% level </w:t>
      </w:r>
      <w:del w:id="5114" w:author="Claude" w:date="2026-10-03T12:00:00Z">
        <w:r>
          <w:rPr>
            <w:rFonts w:asciiTheme="majorBidi" w:hAnsiTheme="majorBidi" w:cstheme="majorBidi"/>
            <w:kern w:val="0"/>
            <w14:ligatures w14:val="none"/>
          </w:rPr>
          <w:delText xml:space="preserve">(-0.32).</w:delText>
        </w:r>
      </w:del>
      <w:ins w:id="5115" w:author="Claude" w:date="2026-10-03T12:00:00Z">
        <w:r>
          <w:rPr>
            <w:rFonts w:asciiTheme="majorBidi" w:hAnsiTheme="majorBidi" w:cstheme="majorBidi"/>
            <w:kern w:val="0"/>
            <w14:ligatures w14:val="none"/>
          </w:rPr>
          <w:t xml:space="preserve">(−0.32).</w:t>
        </w:r>
      </w:ins>
      <w:r>
        <w:rPr>
          <w:rFonts w:asciiTheme="majorBidi" w:hAnsiTheme="majorBidi" w:cstheme="majorBidi"/>
          <w:kern w:val="0"/>
          <w14:ligatures w14:val="none"/>
        </w:rPr>
        <w:t xml:space="preserve"> The price coefficient is negative and statistically significant </w:t>
      </w:r>
      <w:del w:id="5116" w:author="Claude" w:date="2026-10-03T12:00:00Z">
        <w:r>
          <w:rPr>
            <w:rFonts w:asciiTheme="majorBidi" w:hAnsiTheme="majorBidi" w:cstheme="majorBidi"/>
            <w:kern w:val="0"/>
            <w14:ligatures w14:val="none"/>
          </w:rPr>
          <w:delText xml:space="preserve">(-0.33).</w:delText>
        </w:r>
      </w:del>
      <w:ins w:id="5117" w:author="Claude" w:date="2026-10-03T12:00:00Z">
        <w:r>
          <w:rPr>
            <w:rFonts w:asciiTheme="majorBidi" w:hAnsiTheme="majorBidi" w:cstheme="majorBidi"/>
            <w:kern w:val="0"/>
            <w14:ligatures w14:val="none"/>
          </w:rPr>
          <w:t xml:space="preserve">(−0.33).</w:t>
        </w:r>
      </w:ins>
      <w:r>
        <w:rPr>
          <w:rFonts w:asciiTheme="majorBidi" w:hAnsiTheme="majorBidi" w:cstheme="majorBidi"/>
          <w:kern w:val="0"/>
          <w14:ligatures w14:val="none"/>
        </w:rPr>
        <w:t xml:space="preserve"> The breadth of </w:t>
      </w:r>
      <w:ins w:id="5118" w:author="Claude" w:date="2026-10-03T12:00:00Z">
        <w:r>
          <w:rPr>
            <w:rFonts w:asciiTheme="majorBidi" w:hAnsiTheme="majorBidi" w:cstheme="majorBidi"/>
            <w:kern w:val="0"/>
            <w14:ligatures w14:val="none"/>
          </w:rPr>
          <w:t xml:space="preserve">these </w:t>
        </w:r>
      </w:ins>
      <w:r>
        <w:rPr>
          <w:rFonts w:asciiTheme="majorBidi" w:hAnsiTheme="majorBidi" w:cstheme="majorBidi"/>
          <w:kern w:val="0"/>
          <w14:ligatures w14:val="none"/>
        </w:rPr>
        <w:t xml:space="preserve">positive </w:t>
      </w:r>
      <w:del w:id="5119" w:author="Claude" w:date="2026-10-03T12:00:00Z">
        <w:r>
          <w:rPr>
            <w:rFonts w:asciiTheme="majorBidi" w:hAnsiTheme="majorBidi" w:cstheme="majorBidi"/>
            <w:kern w:val="0"/>
            <w14:ligatures w14:val="none"/>
          </w:rPr>
          <w:delText xml:space="preserve">valuations</w:delText>
        </w:r>
      </w:del>
      <w:ins w:id="5120" w:author="Claude" w:date="2026-10-03T12:00:00Z">
        <w:r>
          <w:rPr>
            <w:rFonts w:asciiTheme="majorBidi" w:hAnsiTheme="majorBidi" w:cstheme="majorBidi"/>
            <w:kern w:val="0"/>
            <w14:ligatures w14:val="none"/>
          </w:rPr>
          <w:t xml:space="preserve">valuations, together with the weak price constraint implied by its WTP estimates (Table 5),</w:t>
        </w:r>
      </w:ins>
      <w:r>
        <w:rPr>
          <w:rFonts w:asciiTheme="majorBidi" w:hAnsiTheme="majorBidi" w:cstheme="majorBidi"/>
          <w:kern w:val="0"/>
          <w14:ligatures w14:val="none"/>
        </w:rPr>
        <w:t xml:space="preserve"> supports characterizing this segment as </w:t>
      </w:r>
      <w:del w:id="5121" w:author="Claude" w:date="2026-10-03T12:00:00Z">
        <w:r>
          <w:rPr>
            <w:rFonts w:asciiTheme="majorBidi" w:hAnsiTheme="majorBidi" w:cstheme="majorBidi"/>
            <w:kern w:val="0"/>
            <w14:ligatures w14:val="none"/>
          </w:rPr>
          <w:delText xml:space="preserve">sustainability-oriented,</w:delText>
        </w:r>
      </w:del>
      <w:ins w:id="5122" w:author="Claude" w:date="2026-10-03T12:00:00Z">
        <w:r>
          <w:rPr>
            <w:rFonts w:asciiTheme="majorBidi" w:hAnsiTheme="majorBidi" w:cstheme="majorBidi"/>
            <w:kern w:val="0"/>
            <w14:ligatures w14:val="none"/>
          </w:rPr>
          <w:t xml:space="preserve">committed to sustainability attributes,</w:t>
        </w:r>
      </w:ins>
      <w:r>
        <w:rPr>
          <w:rFonts w:asciiTheme="majorBidi" w:hAnsiTheme="majorBidi" w:cstheme="majorBidi"/>
          <w:kern w:val="0"/>
          <w14:ligatures w14:val="none"/>
        </w:rPr>
        <w:t xml:space="preserve"> with selective acceptance of temperature-tolerance technologies.</w:t>
      </w:r>
      <w:commentRangeEnd w:id="5"/>
      <w:r>
        <w:rPr>
          <w:rStyle w:val="CommentReference"/>
        </w:rPr>
        <w:commentReference w:id="5"/>
      </w:r>
    </w:p>
    <w:p w14:paraId="3FBD050F"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4: </w:t>
      </w:r>
      <w:del w:id="5123" w:author="Claude" w:date="2026-10-03T12:00:00Z">
        <w:r>
          <w:rPr>
            <w:rFonts w:asciiTheme="majorBidi" w:hAnsiTheme="majorBidi" w:cstheme="majorBidi"/>
            <w:kern w:val="0"/>
            <w14:ligatures w14:val="none"/>
          </w:rPr>
          <w:delText xml:space="preserve">Resource-aware</w:delText>
        </w:r>
      </w:del>
      <w:ins w:id="5124" w:author="Claude" w:date="2026-10-03T12:00:00Z">
        <w:r>
          <w:rPr>
            <w:rFonts w:asciiTheme="majorBidi" w:hAnsiTheme="majorBidi" w:cstheme="majorBidi"/>
            <w:kern w:val="0"/>
            <w14:ligatures w14:val="none"/>
          </w:rPr>
          <w:t xml:space="preserve">Water-reuse</w:t>
        </w:r>
      </w:ins>
      <w:r>
        <w:rPr>
          <w:rFonts w:asciiTheme="majorBidi" w:hAnsiTheme="majorBidi" w:cstheme="majorBidi"/>
          <w:kern w:val="0"/>
          <w14:ligatures w14:val="none"/>
        </w:rPr>
        <w:t xml:space="preserve"> </w:t>
      </w:r>
      <w:del w:id="5125" w:author="Claude" w:date="2026-10-03T12:00:00Z">
        <w:r>
          <w:rPr>
            <w:rFonts w:asciiTheme="majorBidi" w:hAnsiTheme="majorBidi" w:cstheme="majorBidi"/>
            <w:kern w:val="0"/>
            <w14:ligatures w14:val="none"/>
          </w:rPr>
          <w:delText xml:space="preserve">(%10.70).</w:delText>
        </w:r>
      </w:del>
      <w:ins w:id="5126" w:author="Claude" w:date="2026-10-03T12:00:00Z">
        <w:r>
          <w:rPr>
            <w:rFonts w:asciiTheme="majorBidi" w:hAnsiTheme="majorBidi" w:cstheme="majorBidi"/>
            <w:kern w:val="0"/>
            <w14:ligatures w14:val="none"/>
          </w:rPr>
          <w:t xml:space="preserve">oriented (10.7%).</w:t>
        </w:r>
      </w:ins>
      <w:r>
        <w:rPr>
          <w:rFonts w:asciiTheme="majorBidi" w:hAnsiTheme="majorBidi" w:cstheme="majorBidi"/>
          <w:kern w:val="0"/>
          <w14:ligatures w14:val="none"/>
        </w:rPr>
        <w:t xml:space="preserve"> This class </w:t>
      </w:r>
      <w:del w:id="5127" w:author="Claude" w:date="2026-10-03T12:00:00Z">
        <w:r>
          <w:rPr>
            <w:rFonts w:asciiTheme="majorBidi" w:hAnsiTheme="majorBidi" w:cstheme="majorBidi"/>
            <w:kern w:val="0"/>
            <w14:ligatures w14:val="none"/>
          </w:rPr>
          <w:delText xml:space="preserve">positively</w:delText>
        </w:r>
      </w:del>
      <w:ins w:id="5128" w:author="Claude" w:date="2026-10-03T12:00:00Z">
        <w:r>
          <w:rPr>
            <w:rFonts w:asciiTheme="majorBidi" w:hAnsiTheme="majorBidi" w:cstheme="majorBidi"/>
            <w:kern w:val="0"/>
            <w14:ligatures w14:val="none"/>
          </w:rPr>
          <w:t xml:space="preserve">is</w:t>
        </w:r>
      </w:ins>
      <w:r>
        <w:rPr>
          <w:rFonts w:asciiTheme="majorBidi" w:hAnsiTheme="majorBidi" w:cstheme="majorBidi"/>
          <w:kern w:val="0"/>
          <w14:ligatures w14:val="none"/>
        </w:rPr>
        <w:t xml:space="preserve"> </w:t>
      </w:r>
      <w:del w:id="5129" w:author="Claude" w:date="2026-10-03T12:00:00Z">
        <w:r>
          <w:rPr>
            <w:rFonts w:asciiTheme="majorBidi" w:hAnsiTheme="majorBidi" w:cstheme="majorBidi"/>
            <w:kern w:val="0"/>
            <w14:ligatures w14:val="none"/>
          </w:rPr>
          <w:delText xml:space="preserve">and</w:delText>
        </w:r>
      </w:del>
      <w:ins w:id="5130" w:author="Claude" w:date="2026-10-03T12:00:00Z">
        <w:r>
          <w:rPr>
            <w:rFonts w:asciiTheme="majorBidi" w:hAnsiTheme="majorBidi" w:cstheme="majorBidi"/>
            <w:kern w:val="0"/>
            <w14:ligatures w14:val="none"/>
          </w:rPr>
          <w:t xml:space="preserve">defined</w:t>
        </w:r>
      </w:ins>
      <w:r>
        <w:rPr>
          <w:rFonts w:asciiTheme="majorBidi" w:hAnsiTheme="majorBidi" w:cstheme="majorBidi"/>
          <w:kern w:val="0"/>
          <w14:ligatures w14:val="none"/>
        </w:rPr>
        <w:t xml:space="preserve"> </w:t>
      </w:r>
      <w:del w:id="5131" w:author="Claude" w:date="2026-10-03T12:00:00Z">
        <w:r>
          <w:rPr>
            <w:rFonts w:asciiTheme="majorBidi" w:hAnsiTheme="majorBidi" w:cstheme="majorBidi"/>
            <w:kern w:val="0"/>
            <w14:ligatures w14:val="none"/>
          </w:rPr>
          <w:delText xml:space="preserve">significantly</w:delText>
        </w:r>
      </w:del>
      <w:ins w:id="5132" w:author="Claude" w:date="2026-10-03T12:00:00Z">
        <w:r>
          <w:rPr>
            <w:rFonts w:asciiTheme="majorBidi" w:hAnsiTheme="majorBidi" w:cstheme="majorBidi"/>
            <w:kern w:val="0"/>
            <w14:ligatures w14:val="none"/>
          </w:rPr>
          <w:t xml:space="preserve">by</w:t>
        </w:r>
      </w:ins>
      <w:r>
        <w:rPr>
          <w:rFonts w:asciiTheme="majorBidi" w:hAnsiTheme="majorBidi" w:cstheme="majorBidi"/>
          <w:kern w:val="0"/>
          <w14:ligatures w14:val="none"/>
        </w:rPr>
        <w:t xml:space="preserve"> </w:t>
      </w:r>
      <w:del w:id="5133" w:author="Claude" w:date="2026-10-03T12:00:00Z">
        <w:r>
          <w:rPr>
            <w:rFonts w:asciiTheme="majorBidi" w:hAnsiTheme="majorBidi" w:cstheme="majorBidi"/>
            <w:kern w:val="0"/>
            <w14:ligatures w14:val="none"/>
          </w:rPr>
          <w:delText xml:space="preserve">values</w:delText>
        </w:r>
      </w:del>
      <w:ins w:id="5134" w:author="Claude" w:date="2026-10-03T12:00:00Z">
        <w:r>
          <w:rPr>
            <w:rFonts w:asciiTheme="majorBidi" w:hAnsiTheme="majorBidi" w:cstheme="majorBidi"/>
            <w:kern w:val="0"/>
            <w14:ligatures w14:val="none"/>
          </w:rPr>
          <w:t xml:space="preserve">its strong positive valuation of</w:t>
        </w:r>
      </w:ins>
      <w:r>
        <w:rPr>
          <w:rFonts w:asciiTheme="majorBidi" w:hAnsiTheme="majorBidi" w:cstheme="majorBidi"/>
          <w:kern w:val="0"/>
          <w14:ligatures w14:val="none"/>
        </w:rPr>
        <w:t xml:space="preserve"> pathogen-free wastewater </w:t>
      </w:r>
      <w:del w:id="5135" w:author="Claude" w:date="2026-10-03T12:00:00Z">
        <w:r>
          <w:rPr>
            <w:rFonts w:asciiTheme="majorBidi" w:hAnsiTheme="majorBidi" w:cstheme="majorBidi"/>
            <w:kern w:val="0"/>
            <w14:ligatures w14:val="none"/>
          </w:rPr>
          <w:delText xml:space="preserve">(2.18),</w:delText>
        </w:r>
      </w:del>
      <w:ins w:id="5136" w:author="Claude" w:date="2026-10-03T12:00:00Z">
        <w:r>
          <w:rPr>
            <w:rFonts w:asciiTheme="majorBidi" w:hAnsiTheme="majorBidi" w:cstheme="majorBidi"/>
            <w:kern w:val="0"/>
            <w14:ligatures w14:val="none"/>
          </w:rPr>
          <w:t xml:space="preserve">(2.18); its WTP for this attribute ($2.19; 95% CI $1.72–$2.65) is about the full price of the conventional pack (Table 5). It also positively values</w:t>
        </w:r>
      </w:ins>
      <w:r>
        <w:rPr>
          <w:rFonts w:asciiTheme="majorBidi" w:hAnsiTheme="majorBidi" w:cstheme="majorBidi"/>
          <w:kern w:val="0"/>
          <w14:ligatures w14:val="none"/>
        </w:rPr>
        <w:t xml:space="preserve"> seasonal production (0.89), beneficial microorganisms (0.63), and organic certification </w:t>
      </w:r>
      <w:del w:id="5137" w:author="Claude" w:date="2026-10-03T12:00:00Z">
        <w:r>
          <w:rPr>
            <w:rFonts w:asciiTheme="majorBidi" w:hAnsiTheme="majorBidi" w:cstheme="majorBidi"/>
            <w:kern w:val="0"/>
            <w14:ligatures w14:val="none"/>
          </w:rPr>
          <w:delText xml:space="preserve">(0.30).</w:delText>
        </w:r>
      </w:del>
      <w:ins w:id="5138" w:author="Claude" w:date="2026-10-03T12:00:00Z">
        <w:r>
          <w:rPr>
            <w:rFonts w:asciiTheme="majorBidi" w:hAnsiTheme="majorBidi" w:cstheme="majorBidi"/>
            <w:kern w:val="0"/>
            <w14:ligatures w14:val="none"/>
          </w:rPr>
          <w:t xml:space="preserve">(0.30),</w:t>
        </w:r>
      </w:ins>
      <w:r>
        <w:rPr>
          <w:rFonts w:asciiTheme="majorBidi" w:hAnsiTheme="majorBidi" w:cstheme="majorBidi"/>
          <w:kern w:val="0"/>
          <w14:ligatures w14:val="none"/>
        </w:rPr>
        <w:t xml:space="preserve"> </w:t>
      </w:r>
      <w:del w:id="5139" w:author="Claude" w:date="2026-10-03T12:00:00Z">
        <w:r>
          <w:rPr>
            <w:rFonts w:asciiTheme="majorBidi" w:hAnsiTheme="majorBidi" w:cstheme="majorBidi"/>
            <w:kern w:val="0"/>
            <w14:ligatures w14:val="none"/>
          </w:rPr>
          <w:delText xml:space="preserve">Bioenergy</w:delText>
        </w:r>
      </w:del>
      <w:ins w:id="5140" w:author="Claude" w:date="2026-10-03T12:00:00Z">
        <w:r>
          <w:rPr>
            <w:rFonts w:asciiTheme="majorBidi" w:hAnsiTheme="majorBidi" w:cstheme="majorBidi"/>
            <w:kern w:val="0"/>
            <w14:ligatures w14:val="none"/>
          </w:rPr>
          <w:t xml:space="preserve">as</w:t>
        </w:r>
      </w:ins>
      <w:r>
        <w:rPr>
          <w:rFonts w:asciiTheme="majorBidi" w:hAnsiTheme="majorBidi" w:cstheme="majorBidi"/>
          <w:kern w:val="0"/>
          <w14:ligatures w14:val="none"/>
        </w:rPr>
        <w:t xml:space="preserve"> </w:t>
      </w:r>
      <w:del w:id="5141" w:author="Claude" w:date="2026-10-03T12:00:00Z">
        <w:r>
          <w:rPr>
            <w:rFonts w:asciiTheme="majorBidi" w:hAnsiTheme="majorBidi" w:cstheme="majorBidi"/>
            <w:kern w:val="0"/>
            <w14:ligatures w14:val="none"/>
          </w:rPr>
          <w:delText xml:space="preserve">also</w:delText>
        </w:r>
      </w:del>
      <w:ins w:id="5142" w:author="Claude" w:date="2026-10-03T12:00:00Z">
        <w:r>
          <w:rPr>
            <w:rFonts w:asciiTheme="majorBidi" w:hAnsiTheme="majorBidi" w:cstheme="majorBidi"/>
            <w:kern w:val="0"/>
            <w14:ligatures w14:val="none"/>
          </w:rPr>
          <w:t xml:space="preserve">well</w:t>
        </w:r>
      </w:ins>
      <w:r>
        <w:rPr>
          <w:rFonts w:asciiTheme="majorBidi" w:hAnsiTheme="majorBidi" w:cstheme="majorBidi"/>
          <w:kern w:val="0"/>
          <w14:ligatures w14:val="none"/>
        </w:rPr>
        <w:t xml:space="preserve"> </w:t>
      </w:r>
      <w:del w:id="5143" w:author="Claude" w:date="2026-10-03T12:00:00Z">
        <w:r>
          <w:rPr>
            <w:rFonts w:asciiTheme="majorBidi" w:hAnsiTheme="majorBidi" w:cstheme="majorBidi"/>
            <w:kern w:val="0"/>
            <w14:ligatures w14:val="none"/>
          </w:rPr>
          <w:delText xml:space="preserve">receives</w:delText>
        </w:r>
      </w:del>
      <w:ins w:id="5144" w:author="Claude" w:date="2026-10-03T12:00:00Z">
        <w:r>
          <w:rPr>
            <w:rFonts w:asciiTheme="majorBidi" w:hAnsiTheme="majorBidi" w:cstheme="majorBidi"/>
            <w:kern w:val="0"/>
            <w14:ligatures w14:val="none"/>
          </w:rPr>
          <w:t xml:space="preserve">as</w:t>
        </w:r>
      </w:ins>
      <w:r>
        <w:rPr>
          <w:rFonts w:asciiTheme="majorBidi" w:hAnsiTheme="majorBidi" w:cstheme="majorBidi"/>
          <w:kern w:val="0"/>
          <w14:ligatures w14:val="none"/>
        </w:rPr>
        <w:t xml:space="preserve"> </w:t>
      </w:r>
      <w:del w:id="5145" w:author="Claude" w:date="2026-10-03T12:00:00Z">
        <w:r>
          <w:rPr>
            <w:rFonts w:asciiTheme="majorBidi" w:hAnsiTheme="majorBidi" w:cstheme="majorBidi"/>
            <w:kern w:val="0"/>
            <w14:ligatures w14:val="none"/>
          </w:rPr>
          <w:delText xml:space="preserve">a positive valuation</w:delText>
        </w:r>
      </w:del>
      <w:ins w:id="5146" w:author="Claude" w:date="2026-10-03T12:00:00Z">
        <w:r>
          <w:rPr>
            <w:rFonts w:asciiTheme="majorBidi" w:hAnsiTheme="majorBidi" w:cstheme="majorBidi"/>
            <w:kern w:val="0"/>
            <w14:ligatures w14:val="none"/>
          </w:rPr>
          <w:t xml:space="preserve">bioenergy</w:t>
        </w:r>
      </w:ins>
      <w:r>
        <w:rPr>
          <w:rFonts w:asciiTheme="majorBidi" w:hAnsiTheme="majorBidi" w:cstheme="majorBidi"/>
          <w:kern w:val="0"/>
          <w14:ligatures w14:val="none"/>
        </w:rPr>
        <w:t xml:space="preserve"> at the 10% significance level (0.32). Among the carbon-reduction levels, only the 20% reduction is positively and statistically significantly valued </w:t>
      </w:r>
      <w:del w:id="5147" w:author="Claude" w:date="2026-10-03T12:00:00Z">
        <w:r>
          <w:rPr>
            <w:rFonts w:asciiTheme="majorBidi" w:hAnsiTheme="majorBidi" w:cstheme="majorBidi"/>
            <w:kern w:val="0"/>
            <w14:ligatures w14:val="none"/>
          </w:rPr>
          <w:delText xml:space="preserve">(0.84); the coefficients for 10% and 30% reductions are positive but not statistically significant.</w:delText>
        </w:r>
      </w:del>
      <w:ins w:id="5148" w:author="Claude" w:date="2026-10-03T12:00:00Z">
        <w:r>
          <w:rPr>
            <w:rFonts w:asciiTheme="majorBidi" w:hAnsiTheme="majorBidi" w:cstheme="majorBidi"/>
            <w:kern w:val="0"/>
            <w14:ligatures w14:val="none"/>
          </w:rPr>
          <w:t xml:space="preserve">(0.84).</w:t>
        </w:r>
      </w:ins>
      <w:r>
        <w:rPr>
          <w:rFonts w:asciiTheme="majorBidi" w:hAnsiTheme="majorBidi" w:cstheme="majorBidi"/>
          <w:kern w:val="0"/>
          <w14:ligatures w14:val="none"/>
        </w:rPr>
        <w:t xml:space="preserve"> The class disfavors GMO technology </w:t>
      </w:r>
      <w:del w:id="5149" w:author="Claude" w:date="2026-10-03T12:00:00Z">
        <w:r>
          <w:rPr>
            <w:rFonts w:asciiTheme="majorBidi" w:hAnsiTheme="majorBidi" w:cstheme="majorBidi"/>
            <w:kern w:val="0"/>
            <w14:ligatures w14:val="none"/>
          </w:rPr>
          <w:delText xml:space="preserve">(-0.39)</w:delText>
        </w:r>
      </w:del>
      <w:ins w:id="5150" w:author="Claude" w:date="2026-10-03T12:00:00Z">
        <w:r>
          <w:rPr>
            <w:rFonts w:asciiTheme="majorBidi" w:hAnsiTheme="majorBidi" w:cstheme="majorBidi"/>
            <w:kern w:val="0"/>
            <w14:ligatures w14:val="none"/>
          </w:rPr>
          <w:t xml:space="preserve">(−0.39)</w:t>
        </w:r>
      </w:ins>
      <w:r>
        <w:rPr>
          <w:rFonts w:asciiTheme="majorBidi" w:hAnsiTheme="majorBidi" w:cstheme="majorBidi"/>
          <w:kern w:val="0"/>
          <w14:ligatures w14:val="none"/>
        </w:rPr>
        <w:t xml:space="preserve"> and AI-based energy efficiency </w:t>
      </w:r>
      <w:del w:id="5151" w:author="Claude" w:date="2026-10-03T12:00:00Z">
        <w:r>
          <w:rPr>
            <w:rFonts w:asciiTheme="majorBidi" w:hAnsiTheme="majorBidi" w:cstheme="majorBidi"/>
            <w:kern w:val="0"/>
            <w14:ligatures w14:val="none"/>
          </w:rPr>
          <w:delText xml:space="preserve">(-0.59),</w:delText>
        </w:r>
      </w:del>
      <w:ins w:id="5152" w:author="Claude" w:date="2026-10-03T12:00:00Z">
        <w:r>
          <w:rPr>
            <w:rFonts w:asciiTheme="majorBidi" w:hAnsiTheme="majorBidi" w:cstheme="majorBidi"/>
            <w:kern w:val="0"/>
            <w14:ligatures w14:val="none"/>
          </w:rPr>
          <w:t xml:space="preserve">(−0.59),</w:t>
        </w:r>
      </w:ins>
      <w:r>
        <w:rPr>
          <w:rFonts w:asciiTheme="majorBidi" w:hAnsiTheme="majorBidi" w:cstheme="majorBidi"/>
          <w:kern w:val="0"/>
          <w14:ligatures w14:val="none"/>
        </w:rPr>
        <w:t xml:space="preserve"> while its plant-breeding coefficient is not statistically significant. The price coefficient is negative and statistically significant </w:t>
      </w:r>
      <w:del w:id="5153" w:author="Claude" w:date="2026-10-03T12:00:00Z">
        <w:r>
          <w:rPr>
            <w:rFonts w:asciiTheme="majorBidi" w:hAnsiTheme="majorBidi" w:cstheme="majorBidi"/>
            <w:kern w:val="0"/>
            <w14:ligatures w14:val="none"/>
          </w:rPr>
          <w:delText xml:space="preserve">(-1.00).</w:delText>
        </w:r>
      </w:del>
      <w:ins w:id="5154" w:author="Claude" w:date="2026-10-03T12:00:00Z">
        <w:r>
          <w:rPr>
            <w:rFonts w:asciiTheme="majorBidi" w:hAnsiTheme="majorBidi" w:cstheme="majorBidi"/>
            <w:kern w:val="0"/>
            <w14:ligatures w14:val="none"/>
          </w:rPr>
          <w:t xml:space="preserve">(−1.00).</w:t>
        </w:r>
      </w:ins>
      <w:r>
        <w:rPr>
          <w:rFonts w:asciiTheme="majorBidi" w:hAnsiTheme="majorBidi" w:cstheme="majorBidi"/>
          <w:kern w:val="0"/>
          <w14:ligatures w14:val="none"/>
        </w:rPr>
        <w:t xml:space="preserve"> </w:t>
      </w:r>
      <w:del w:id="5155" w:author="Claude" w:date="2026-10-03T12:00:00Z">
        <w:r>
          <w:rPr>
            <w:rFonts w:asciiTheme="majorBidi" w:hAnsiTheme="majorBidi" w:cstheme="majorBidi"/>
            <w:kern w:val="0"/>
            <w14:ligatures w14:val="none"/>
          </w:rPr>
          <w:delText xml:space="preserve">This</w:delText>
        </w:r>
      </w:del>
      <w:ins w:id="5156" w:author="Claude" w:date="2026-10-03T12:00:00Z">
        <w:r>
          <w:rPr>
            <w:rFonts w:asciiTheme="majorBidi" w:hAnsiTheme="majorBidi" w:cstheme="majorBidi"/>
            <w:kern w:val="0"/>
            <w14:ligatures w14:val="none"/>
          </w:rPr>
          <w:t xml:space="preserve">Expressed</w:t>
        </w:r>
      </w:ins>
      <w:r>
        <w:rPr>
          <w:rFonts w:asciiTheme="majorBidi" w:hAnsiTheme="majorBidi" w:cstheme="majorBidi"/>
          <w:kern w:val="0"/>
          <w14:ligatures w14:val="none"/>
        </w:rPr>
        <w:t xml:space="preserve"> </w:t>
      </w:r>
      <w:del w:id="5157" w:author="Claude" w:date="2026-10-03T12:00:00Z">
        <w:r>
          <w:rPr>
            <w:rFonts w:asciiTheme="majorBidi" w:hAnsiTheme="majorBidi" w:cstheme="majorBidi"/>
            <w:kern w:val="0"/>
            <w14:ligatures w14:val="none"/>
          </w:rPr>
          <w:delText xml:space="preserve">profile</w:delText>
        </w:r>
      </w:del>
      <w:ins w:id="5158" w:author="Claude" w:date="2026-10-03T12:00:00Z">
        <w:r>
          <w:rPr>
            <w:rFonts w:asciiTheme="majorBidi" w:hAnsiTheme="majorBidi" w:cstheme="majorBidi"/>
            <w:kern w:val="0"/>
            <w14:ligatures w14:val="none"/>
          </w:rPr>
          <w:t xml:space="preserve">in monetary terms, its opt-out constant implies that its members prefer the conventional pack to choosing neither product only at prices below about $1.36, which</w:t>
        </w:r>
      </w:ins>
      <w:r>
        <w:rPr>
          <w:rFonts w:asciiTheme="majorBidi" w:hAnsiTheme="majorBidi" w:cstheme="majorBidi"/>
          <w:kern w:val="0"/>
          <w14:ligatures w14:val="none"/>
        </w:rPr>
        <w:t xml:space="preserve"> is </w:t>
      </w:r>
      <w:del w:id="5159" w:author="Claude" w:date="2026-10-03T12:00:00Z">
        <w:r>
          <w:rPr>
            <w:rFonts w:asciiTheme="majorBidi" w:hAnsiTheme="majorBidi" w:cstheme="majorBidi"/>
            <w:kern w:val="0"/>
            <w14:ligatures w14:val="none"/>
          </w:rPr>
          <w:delText xml:space="preserve">consistent</w:delText>
        </w:r>
      </w:del>
      <w:ins w:id="5160" w:author="Claude" w:date="2026-10-03T12:00:00Z">
        <w:r>
          <w:rPr>
            <w:rFonts w:asciiTheme="majorBidi" w:hAnsiTheme="majorBidi" w:cstheme="majorBidi"/>
            <w:kern w:val="0"/>
            <w14:ligatures w14:val="none"/>
          </w:rPr>
          <w:t xml:space="preserve">lower</w:t>
        </w:r>
      </w:ins>
      <w:r>
        <w:rPr>
          <w:rFonts w:asciiTheme="majorBidi" w:hAnsiTheme="majorBidi" w:cstheme="majorBidi"/>
          <w:kern w:val="0"/>
          <w14:ligatures w14:val="none"/>
        </w:rPr>
        <w:t xml:space="preserve"> </w:t>
      </w:r>
      <w:del w:id="5161" w:author="Claude" w:date="2026-10-03T12:00:00Z">
        <w:r>
          <w:rPr>
            <w:rFonts w:asciiTheme="majorBidi" w:hAnsiTheme="majorBidi" w:cstheme="majorBidi"/>
            <w:kern w:val="0"/>
            <w14:ligatures w14:val="none"/>
          </w:rPr>
          <w:delText xml:space="preserve">with</w:delText>
        </w:r>
      </w:del>
      <w:ins w:id="5162" w:author="Claude" w:date="2026-10-03T12:00:00Z">
        <w:r>
          <w:rPr>
            <w:rFonts w:asciiTheme="majorBidi" w:hAnsiTheme="majorBidi" w:cstheme="majorBidi"/>
            <w:kern w:val="0"/>
            <w14:ligatures w14:val="none"/>
          </w:rPr>
          <w:t xml:space="preserve">than</w:t>
        </w:r>
      </w:ins>
      <w:r>
        <w:rPr>
          <w:rFonts w:asciiTheme="majorBidi" w:hAnsiTheme="majorBidi" w:cstheme="majorBidi"/>
          <w:kern w:val="0"/>
          <w14:ligatures w14:val="none"/>
        </w:rPr>
        <w:t xml:space="preserve"> </w:t>
      </w:r>
      <w:del w:id="5163" w:author="Claude" w:date="2026-10-03T12:00:00Z">
        <w:r>
          <w:rPr>
            <w:rFonts w:asciiTheme="majorBidi" w:hAnsiTheme="majorBidi" w:cstheme="majorBidi"/>
            <w:kern w:val="0"/>
            <w14:ligatures w14:val="none"/>
          </w:rPr>
          <w:delText xml:space="preserve">a</w:delText>
        </w:r>
      </w:del>
      <w:ins w:id="5164" w:author="Claude" w:date="2026-10-03T12:00:00Z">
        <w:r>
          <w:rPr>
            <w:rFonts w:asciiTheme="majorBidi" w:hAnsiTheme="majorBidi" w:cstheme="majorBidi"/>
            <w:kern w:val="0"/>
            <w14:ligatures w14:val="none"/>
          </w:rPr>
          <w:t xml:space="preserve">any</w:t>
        </w:r>
      </w:ins>
      <w:r>
        <w:rPr>
          <w:rFonts w:asciiTheme="majorBidi" w:hAnsiTheme="majorBidi" w:cstheme="majorBidi"/>
          <w:kern w:val="0"/>
          <w14:ligatures w14:val="none"/>
        </w:rPr>
        <w:t xml:space="preserve"> </w:t>
      </w:r>
      <w:del w:id="5165" w:author="Claude" w:date="2026-10-03T12:00:00Z">
        <w:r>
          <w:rPr>
            <w:rFonts w:asciiTheme="majorBidi" w:hAnsiTheme="majorBidi" w:cstheme="majorBidi"/>
            <w:kern w:val="0"/>
            <w14:ligatures w14:val="none"/>
          </w:rPr>
          <w:delText xml:space="preserve">resource-aware</w:delText>
        </w:r>
      </w:del>
      <w:ins w:id="5166" w:author="Claude" w:date="2026-10-03T12:00:00Z">
        <w:r>
          <w:rPr>
            <w:rFonts w:asciiTheme="majorBidi" w:hAnsiTheme="majorBidi" w:cstheme="majorBidi"/>
            <w:kern w:val="0"/>
            <w14:ligatures w14:val="none"/>
          </w:rPr>
          <w:t xml:space="preserve">tested</w:t>
        </w:r>
      </w:ins>
      <w:r>
        <w:rPr>
          <w:rFonts w:asciiTheme="majorBidi" w:hAnsiTheme="majorBidi" w:cstheme="majorBidi"/>
          <w:kern w:val="0"/>
          <w14:ligatures w14:val="none"/>
        </w:rPr>
        <w:t xml:space="preserve"> </w:t>
      </w:r>
      <w:del w:id="5167" w:author="Claude" w:date="2026-10-03T12:00:00Z">
        <w:r>
          <w:rPr>
            <w:rFonts w:asciiTheme="majorBidi" w:hAnsiTheme="majorBidi" w:cstheme="majorBidi"/>
            <w:kern w:val="0"/>
            <w14:ligatures w14:val="none"/>
          </w:rPr>
          <w:delText xml:space="preserve">segment</w:delText>
        </w:r>
      </w:del>
      <w:ins w:id="5168" w:author="Claude" w:date="2026-10-03T12:00:00Z">
        <w:r>
          <w:rPr>
            <w:rFonts w:asciiTheme="majorBidi" w:hAnsiTheme="majorBidi" w:cstheme="majorBidi"/>
            <w:kern w:val="0"/>
            <w14:ligatures w14:val="none"/>
          </w:rPr>
          <w:t xml:space="preserve">price.</w:t>
        </w:r>
      </w:ins>
      <w:r>
        <w:rPr>
          <w:rFonts w:asciiTheme="majorBidi" w:hAnsiTheme="majorBidi" w:cstheme="majorBidi"/>
          <w:kern w:val="0"/>
          <w14:ligatures w14:val="none"/>
        </w:rPr>
        <w:t xml:space="preserve"> </w:t>
      </w:r>
      <w:del w:id="5169" w:author="Claude" w:date="2026-10-03T12:00:00Z">
        <w:r>
          <w:rPr>
            <w:rFonts w:asciiTheme="majorBidi" w:hAnsiTheme="majorBidi" w:cstheme="majorBidi"/>
            <w:kern w:val="0"/>
            <w14:ligatures w14:val="none"/>
          </w:rPr>
          <w:delText xml:space="preserve">that</w:delText>
        </w:r>
      </w:del>
      <w:ins w:id="5170" w:author="Claude" w:date="2026-10-03T12:00:00Z">
        <w:r>
          <w:rPr>
            <w:rFonts w:asciiTheme="majorBidi" w:hAnsiTheme="majorBidi" w:cstheme="majorBidi"/>
            <w:kern w:val="0"/>
            <w14:ligatures w14:val="none"/>
          </w:rPr>
          <w:t xml:space="preserve">Members</w:t>
        </w:r>
      </w:ins>
      <w:r>
        <w:rPr>
          <w:rFonts w:asciiTheme="majorBidi" w:hAnsiTheme="majorBidi" w:cstheme="majorBidi"/>
          <w:kern w:val="0"/>
          <w14:ligatures w14:val="none"/>
        </w:rPr>
        <w:t xml:space="preserve"> </w:t>
      </w:r>
      <w:del w:id="5171" w:author="Claude" w:date="2026-10-03T12:00:00Z">
        <w:r>
          <w:rPr>
            <w:rFonts w:asciiTheme="majorBidi" w:hAnsiTheme="majorBidi" w:cstheme="majorBidi"/>
            <w:kern w:val="0"/>
            <w14:ligatures w14:val="none"/>
          </w:rPr>
          <w:delText xml:space="preserve">combines</w:delText>
        </w:r>
      </w:del>
      <w:ins w:id="5172" w:author="Claude" w:date="2026-10-03T12:00:00Z">
        <w:r>
          <w:rPr>
            <w:rFonts w:asciiTheme="majorBidi" w:hAnsiTheme="majorBidi" w:cstheme="majorBidi"/>
            <w:kern w:val="0"/>
            <w14:ligatures w14:val="none"/>
          </w:rPr>
          <w:t xml:space="preserve">of</w:t>
        </w:r>
      </w:ins>
      <w:r>
        <w:rPr>
          <w:rFonts w:asciiTheme="majorBidi" w:hAnsiTheme="majorBidi" w:cstheme="majorBidi"/>
          <w:kern w:val="0"/>
          <w14:ligatures w14:val="none"/>
        </w:rPr>
        <w:t xml:space="preserve"> </w:t>
      </w:r>
      <w:del w:id="5173" w:author="Claude" w:date="2026-10-03T12:00:00Z">
        <w:r>
          <w:rPr>
            <w:rFonts w:asciiTheme="majorBidi" w:hAnsiTheme="majorBidi" w:cstheme="majorBidi"/>
            <w:kern w:val="0"/>
            <w14:ligatures w14:val="none"/>
          </w:rPr>
          <w:delText xml:space="preserve">preferences</w:delText>
        </w:r>
      </w:del>
      <w:ins w:id="5174" w:author="Claude" w:date="2026-10-03T12:00:00Z">
        <w:r>
          <w:rPr>
            <w:rFonts w:asciiTheme="majorBidi" w:hAnsiTheme="majorBidi" w:cstheme="majorBidi"/>
            <w:kern w:val="0"/>
            <w14:ligatures w14:val="none"/>
          </w:rPr>
          <w:t xml:space="preserve">this</w:t>
        </w:r>
      </w:ins>
      <w:r>
        <w:rPr>
          <w:rFonts w:asciiTheme="majorBidi" w:hAnsiTheme="majorBidi" w:cstheme="majorBidi"/>
          <w:kern w:val="0"/>
          <w14:ligatures w14:val="none"/>
        </w:rPr>
        <w:t xml:space="preserve"> </w:t>
      </w:r>
      <w:del w:id="5175" w:author="Claude" w:date="2026-10-03T12:00:00Z">
        <w:r>
          <w:rPr>
            <w:rFonts w:asciiTheme="majorBidi" w:hAnsiTheme="majorBidi" w:cstheme="majorBidi"/>
            <w:kern w:val="0"/>
            <w14:ligatures w14:val="none"/>
          </w:rPr>
          <w:delText xml:space="preserve">for</w:delText>
        </w:r>
      </w:del>
      <w:ins w:id="5176" w:author="Claude" w:date="2026-10-03T12:00:00Z">
        <w:r>
          <w:rPr>
            <w:rFonts w:asciiTheme="majorBidi" w:hAnsiTheme="majorBidi" w:cstheme="majorBidi"/>
            <w:kern w:val="0"/>
            <w14:ligatures w14:val="none"/>
          </w:rPr>
          <w:t xml:space="preserve">class</w:t>
        </w:r>
      </w:ins>
      <w:r>
        <w:rPr>
          <w:rFonts w:asciiTheme="majorBidi" w:hAnsiTheme="majorBidi" w:cstheme="majorBidi"/>
          <w:kern w:val="0"/>
          <w14:ligatures w14:val="none"/>
        </w:rPr>
        <w:t xml:space="preserve"> </w:t>
      </w:r>
      <w:del w:id="5177" w:author="Claude" w:date="2026-10-03T12:00:00Z">
        <w:r>
          <w:rPr>
            <w:rFonts w:asciiTheme="majorBidi" w:hAnsiTheme="majorBidi" w:cstheme="majorBidi"/>
            <w:kern w:val="0"/>
            <w14:ligatures w14:val="none"/>
          </w:rPr>
          <w:delText xml:space="preserve">water</w:delText>
        </w:r>
      </w:del>
      <w:ins w:id="5178" w:author="Claude" w:date="2026-10-03T12:00:00Z">
        <w:r>
          <w:rPr>
            <w:rFonts w:asciiTheme="majorBidi" w:hAnsiTheme="majorBidi" w:cstheme="majorBidi"/>
            <w:kern w:val="0"/>
            <w14:ligatures w14:val="none"/>
          </w:rPr>
          <w:t xml:space="preserve">therefore</w:t>
        </w:r>
      </w:ins>
      <w:r>
        <w:rPr>
          <w:rFonts w:asciiTheme="majorBidi" w:hAnsiTheme="majorBidi" w:cstheme="majorBidi"/>
          <w:kern w:val="0"/>
          <w14:ligatures w14:val="none"/>
        </w:rPr>
        <w:t xml:space="preserve"> </w:t>
      </w:r>
      <w:del w:id="5179" w:author="Claude" w:date="2026-10-03T12:00:00Z">
        <w:r>
          <w:rPr>
            <w:rFonts w:asciiTheme="majorBidi" w:hAnsiTheme="majorBidi" w:cstheme="majorBidi"/>
            <w:kern w:val="0"/>
            <w14:ligatures w14:val="none"/>
          </w:rPr>
          <w:delText xml:space="preserve">reuse</w:delText>
        </w:r>
      </w:del>
      <w:ins w:id="5180" w:author="Claude" w:date="2026-10-03T12:00:00Z">
        <w:r>
          <w:rPr>
            <w:rFonts w:asciiTheme="majorBidi" w:hAnsiTheme="majorBidi" w:cstheme="majorBidi"/>
            <w:kern w:val="0"/>
            <w14:ligatures w14:val="none"/>
          </w:rPr>
          <w:t xml:space="preserve">enter</w:t>
        </w:r>
      </w:ins>
      <w:r>
        <w:rPr>
          <w:rFonts w:asciiTheme="majorBidi" w:hAnsiTheme="majorBidi" w:cstheme="majorBidi"/>
          <w:kern w:val="0"/>
          <w14:ligatures w14:val="none"/>
        </w:rPr>
        <w:t xml:space="preserve"> </w:t>
      </w:r>
      <w:del w:id="5181" w:author="Claude" w:date="2026-10-03T12:00:00Z">
        <w:r>
          <w:rPr>
            <w:rFonts w:asciiTheme="majorBidi" w:hAnsiTheme="majorBidi" w:cstheme="majorBidi"/>
            <w:kern w:val="0"/>
            <w14:ligatures w14:val="none"/>
          </w:rPr>
          <w:delText xml:space="preserve">and</w:delText>
        </w:r>
      </w:del>
      <w:ins w:id="5182" w:author="Claude" w:date="2026-10-03T12:00:00Z">
        <w:r>
          <w:rPr>
            <w:rFonts w:asciiTheme="majorBidi" w:hAnsiTheme="majorBidi" w:cstheme="majorBidi"/>
            <w:kern w:val="0"/>
            <w14:ligatures w14:val="none"/>
          </w:rPr>
          <w:t xml:space="preserve">the</w:t>
        </w:r>
      </w:ins>
      <w:r>
        <w:rPr>
          <w:rFonts w:asciiTheme="majorBidi" w:hAnsiTheme="majorBidi" w:cstheme="majorBidi"/>
          <w:kern w:val="0"/>
          <w14:ligatures w14:val="none"/>
        </w:rPr>
        <w:t xml:space="preserve"> </w:t>
      </w:r>
      <w:del w:id="5183" w:author="Claude" w:date="2026-10-03T12:00:00Z">
        <w:r>
          <w:rPr>
            <w:rFonts w:asciiTheme="majorBidi" w:hAnsiTheme="majorBidi" w:cstheme="majorBidi"/>
            <w:kern w:val="0"/>
            <w14:ligatures w14:val="none"/>
          </w:rPr>
          <w:delText xml:space="preserve">seasonal</w:delText>
        </w:r>
      </w:del>
      <w:ins w:id="5184" w:author="Claude" w:date="2026-10-03T12:00:00Z">
        <w:r>
          <w:rPr>
            <w:rFonts w:asciiTheme="majorBidi" w:hAnsiTheme="majorBidi" w:cstheme="majorBidi"/>
            <w:kern w:val="0"/>
            <w14:ligatures w14:val="none"/>
          </w:rPr>
          <w:t xml:space="preserve">market</w:t>
        </w:r>
      </w:ins>
      <w:r>
        <w:rPr>
          <w:rFonts w:asciiTheme="majorBidi" w:hAnsiTheme="majorBidi" w:cstheme="majorBidi"/>
          <w:kern w:val="0"/>
          <w14:ligatures w14:val="none"/>
        </w:rPr>
        <w:t xml:space="preserve"> </w:t>
      </w:r>
      <w:del w:id="5185" w:author="Claude" w:date="2026-10-03T12:00:00Z">
        <w:r>
          <w:rPr>
            <w:rFonts w:asciiTheme="majorBidi" w:hAnsiTheme="majorBidi" w:cstheme="majorBidi"/>
            <w:kern w:val="0"/>
            <w14:ligatures w14:val="none"/>
          </w:rPr>
          <w:delText xml:space="preserve">production</w:delText>
        </w:r>
      </w:del>
      <w:ins w:id="5186" w:author="Claude" w:date="2026-10-03T12:00:00Z">
        <w:r>
          <w:rPr>
            <w:rFonts w:asciiTheme="majorBidi" w:hAnsiTheme="majorBidi" w:cstheme="majorBidi"/>
            <w:kern w:val="0"/>
            <w14:ligatures w14:val="none"/>
          </w:rPr>
          <w:t xml:space="preserve">mainly</w:t>
        </w:r>
      </w:ins>
      <w:r>
        <w:rPr>
          <w:rFonts w:asciiTheme="majorBidi" w:hAnsiTheme="majorBidi" w:cstheme="majorBidi"/>
          <w:kern w:val="0"/>
          <w14:ligatures w14:val="none"/>
        </w:rPr>
        <w:t xml:space="preserve"> </w:t>
      </w:r>
      <w:del w:id="5187" w:author="Claude" w:date="2026-10-03T12:00:00Z">
        <w:r>
          <w:rPr>
            <w:rFonts w:asciiTheme="majorBidi" w:hAnsiTheme="majorBidi" w:cstheme="majorBidi"/>
            <w:kern w:val="0"/>
            <w14:ligatures w14:val="none"/>
          </w:rPr>
          <w:delText xml:space="preserve">with</w:delText>
        </w:r>
      </w:del>
      <w:ins w:id="5188" w:author="Claude" w:date="2026-10-03T12:00:00Z">
        <w:r>
          <w:rPr>
            <w:rFonts w:asciiTheme="majorBidi" w:hAnsiTheme="majorBidi" w:cstheme="majorBidi"/>
            <w:kern w:val="0"/>
            <w14:ligatures w14:val="none"/>
          </w:rPr>
          <w:t xml:space="preserve">when</w:t>
        </w:r>
      </w:ins>
      <w:r>
        <w:rPr>
          <w:rFonts w:asciiTheme="majorBidi" w:hAnsiTheme="majorBidi" w:cstheme="majorBidi"/>
          <w:kern w:val="0"/>
          <w14:ligatures w14:val="none"/>
        </w:rPr>
        <w:t xml:space="preserve"> </w:t>
      </w:r>
      <w:del w:id="5189" w:author="Claude" w:date="2026-10-03T12:00:00Z">
        <w:r>
          <w:rPr>
            <w:rFonts w:asciiTheme="majorBidi" w:hAnsiTheme="majorBidi" w:cstheme="majorBidi"/>
            <w:kern w:val="0"/>
            <w14:ligatures w14:val="none"/>
          </w:rPr>
          <w:delText xml:space="preserve">selective</w:delText>
        </w:r>
      </w:del>
      <w:ins w:id="5190" w:author="Claude" w:date="2026-10-03T12:00:00Z">
        <w:r>
          <w:rPr>
            <w:rFonts w:asciiTheme="majorBidi" w:hAnsiTheme="majorBidi" w:cstheme="majorBidi"/>
            <w:kern w:val="0"/>
            <w14:ligatures w14:val="none"/>
          </w:rPr>
          <w:t xml:space="preserve">products</w:t>
        </w:r>
      </w:ins>
      <w:r>
        <w:rPr>
          <w:rFonts w:asciiTheme="majorBidi" w:hAnsiTheme="majorBidi" w:cstheme="majorBidi"/>
          <w:kern w:val="0"/>
          <w14:ligatures w14:val="none"/>
        </w:rPr>
        <w:t xml:space="preserve"> </w:t>
      </w:r>
      <w:del w:id="5191" w:author="Claude" w:date="2026-10-03T12:00:00Z">
        <w:r>
          <w:rPr>
            <w:rFonts w:asciiTheme="majorBidi" w:hAnsiTheme="majorBidi" w:cstheme="majorBidi"/>
            <w:kern w:val="0"/>
            <w14:ligatures w14:val="none"/>
          </w:rPr>
          <w:delText xml:space="preserve">support</w:delText>
        </w:r>
      </w:del>
      <w:ins w:id="5192" w:author="Claude" w:date="2026-10-03T12:00:00Z">
        <w:r>
          <w:rPr>
            <w:rFonts w:asciiTheme="majorBidi" w:hAnsiTheme="majorBidi" w:cstheme="majorBidi"/>
            <w:kern w:val="0"/>
            <w14:ligatures w14:val="none"/>
          </w:rPr>
          <w:t xml:space="preserve">carry</w:t>
        </w:r>
      </w:ins>
      <w:r>
        <w:rPr>
          <w:rFonts w:asciiTheme="majorBidi" w:hAnsiTheme="majorBidi" w:cstheme="majorBidi"/>
          <w:kern w:val="0"/>
          <w14:ligatures w14:val="none"/>
        </w:rPr>
        <w:t xml:space="preserve"> </w:t>
      </w:r>
      <w:del w:id="5193" w:author="Claude" w:date="2026-10-03T12:00:00Z">
        <w:r>
          <w:rPr>
            <w:rFonts w:asciiTheme="majorBidi" w:hAnsiTheme="majorBidi" w:cstheme="majorBidi"/>
            <w:kern w:val="0"/>
            <w14:ligatures w14:val="none"/>
          </w:rPr>
          <w:delText xml:space="preserve">for</w:delText>
        </w:r>
      </w:del>
      <w:ins w:id="5194" w:author="Claude" w:date="2026-10-03T12:00:00Z">
        <w:r>
          <w:rPr>
            <w:rFonts w:asciiTheme="majorBidi" w:hAnsiTheme="majorBidi" w:cstheme="majorBidi"/>
            <w:kern w:val="0"/>
            <w14:ligatures w14:val="none"/>
          </w:rPr>
          <w:t xml:space="preserve">the</w:t>
        </w:r>
      </w:ins>
      <w:r>
        <w:rPr>
          <w:rFonts w:asciiTheme="majorBidi" w:hAnsiTheme="majorBidi" w:cstheme="majorBidi"/>
          <w:kern w:val="0"/>
          <w14:ligatures w14:val="none"/>
        </w:rPr>
        <w:t xml:space="preserve"> </w:t>
      </w:r>
      <w:del w:id="5195" w:author="Claude" w:date="2026-10-03T12:00:00Z">
        <w:r>
          <w:rPr>
            <w:rFonts w:asciiTheme="majorBidi" w:hAnsiTheme="majorBidi" w:cstheme="majorBidi"/>
            <w:kern w:val="0"/>
            <w14:ligatures w14:val="none"/>
          </w:rPr>
          <w:delText xml:space="preserve">carbon</w:delText>
        </w:r>
      </w:del>
      <w:ins w:id="5196" w:author="Claude" w:date="2026-10-03T12:00:00Z">
        <w:r>
          <w:rPr>
            <w:rFonts w:asciiTheme="majorBidi" w:hAnsiTheme="majorBidi" w:cstheme="majorBidi"/>
            <w:kern w:val="0"/>
            <w14:ligatures w14:val="none"/>
          </w:rPr>
          <w:t xml:space="preserve">attributes</w:t>
        </w:r>
      </w:ins>
      <w:r>
        <w:rPr>
          <w:rFonts w:asciiTheme="majorBidi" w:hAnsiTheme="majorBidi" w:cstheme="majorBidi"/>
          <w:kern w:val="0"/>
          <w14:ligatures w14:val="none"/>
        </w:rPr>
        <w:t xml:space="preserve"> </w:t>
      </w:r>
      <w:del w:id="5197" w:author="Claude" w:date="2026-10-03T12:00:00Z">
        <w:r>
          <w:rPr>
            <w:rFonts w:asciiTheme="majorBidi" w:hAnsiTheme="majorBidi" w:cstheme="majorBidi"/>
            <w:kern w:val="0"/>
            <w14:ligatures w14:val="none"/>
          </w:rPr>
          <w:delText xml:space="preserve">reduction</w:delText>
        </w:r>
      </w:del>
      <w:ins w:id="5198" w:author="Claude" w:date="2026-10-03T12:00:00Z">
        <w:r>
          <w:rPr>
            <w:rFonts w:asciiTheme="majorBidi" w:hAnsiTheme="majorBidi" w:cstheme="majorBidi"/>
            <w:kern w:val="0"/>
            <w14:ligatures w14:val="none"/>
          </w:rPr>
          <w:t xml:space="preserve">they</w:t>
        </w:r>
      </w:ins>
      <w:r>
        <w:rPr>
          <w:rFonts w:asciiTheme="majorBidi" w:hAnsiTheme="majorBidi" w:cstheme="majorBidi"/>
          <w:kern w:val="0"/>
          <w14:ligatures w14:val="none"/>
        </w:rPr>
        <w:t xml:space="preserve"> </w:t>
      </w:r>
      <w:del w:id="5199" w:author="Claude" w:date="2026-10-03T12:00:00Z">
        <w:r>
          <w:rPr>
            <w:rFonts w:asciiTheme="majorBidi" w:hAnsiTheme="majorBidi" w:cstheme="majorBidi"/>
            <w:kern w:val="0"/>
            <w14:ligatures w14:val="none"/>
          </w:rPr>
          <w:delText xml:space="preserve">and other production attributes.</w:delText>
        </w:r>
      </w:del>
      <w:ins w:id="5200" w:author="Claude" w:date="2026-10-03T12:00:00Z">
        <w:r>
          <w:rPr>
            <w:rFonts w:asciiTheme="majorBidi" w:hAnsiTheme="majorBidi" w:cstheme="majorBidi"/>
            <w:kern w:val="0"/>
            <w14:ligatures w14:val="none"/>
          </w:rPr>
          <w:t xml:space="preserve">value.</w:t>
        </w:r>
      </w:ins>
    </w:p>
    <w:p w14:paraId="5177EC63" w14:textId="77777777" w:rsidR="00074F93" w:rsidRPr="00E42FBD"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5: </w:t>
      </w:r>
      <w:del w:id="5201" w:author="Claude" w:date="2026-10-03T12:00:00Z">
        <w:r>
          <w:rPr>
            <w:rFonts w:asciiTheme="majorBidi" w:hAnsiTheme="majorBidi" w:cstheme="majorBidi"/>
            <w:kern w:val="0"/>
            <w14:ligatures w14:val="none"/>
          </w:rPr>
          <w:delText xml:space="preserve">Carbon</w:delText>
        </w:r>
      </w:del>
      <w:ins w:id="5202" w:author="Claude" w:date="2026-10-03T12:00:00Z">
        <w:r>
          <w:rPr>
            <w:rFonts w:asciiTheme="majorBidi" w:hAnsiTheme="majorBidi" w:cstheme="majorBidi"/>
            <w:kern w:val="0"/>
            <w14:ligatures w14:val="none"/>
          </w:rPr>
          <w:t xml:space="preserve">Carbon-focused,</w:t>
        </w:r>
      </w:ins>
      <w:r>
        <w:rPr>
          <w:rFonts w:asciiTheme="majorBidi" w:hAnsiTheme="majorBidi" w:cstheme="majorBidi"/>
          <w:kern w:val="0"/>
          <w14:ligatures w14:val="none"/>
        </w:rPr>
        <w:t xml:space="preserve"> </w:t>
      </w:r>
      <w:del w:id="5203" w:author="Claude" w:date="2026-10-03T12:00:00Z">
        <w:r>
          <w:rPr>
            <w:rFonts w:asciiTheme="majorBidi" w:hAnsiTheme="majorBidi" w:cstheme="majorBidi"/>
            <w:kern w:val="0"/>
            <w14:ligatures w14:val="none"/>
          </w:rPr>
          <w:delText xml:space="preserve">and</w:delText>
        </w:r>
      </w:del>
      <w:ins w:id="5204" w:author="Claude" w:date="2026-10-03T12:00:00Z">
        <w:r>
          <w:rPr>
            <w:rFonts w:asciiTheme="majorBidi" w:hAnsiTheme="majorBidi" w:cstheme="majorBidi"/>
            <w:kern w:val="0"/>
            <w14:ligatures w14:val="none"/>
          </w:rPr>
          <w:t xml:space="preserve">price-responsive</w:t>
        </w:r>
      </w:ins>
      <w:r>
        <w:rPr>
          <w:rFonts w:asciiTheme="majorBidi" w:hAnsiTheme="majorBidi" w:cstheme="majorBidi"/>
          <w:kern w:val="0"/>
          <w14:ligatures w14:val="none"/>
        </w:rPr>
        <w:t xml:space="preserve"> </w:t>
      </w:r>
      <w:del w:id="5205" w:author="Claude" w:date="2026-10-03T12:00:00Z">
        <w:r>
          <w:rPr>
            <w:rFonts w:asciiTheme="majorBidi" w:hAnsiTheme="majorBidi" w:cstheme="majorBidi"/>
            <w:kern w:val="0"/>
            <w14:ligatures w14:val="none"/>
          </w:rPr>
          <w:delText xml:space="preserve">energy-oriented (%15.80).</w:delText>
        </w:r>
      </w:del>
      <w:ins w:id="5206" w:author="Claude" w:date="2026-10-03T12:00:00Z">
        <w:r>
          <w:rPr>
            <w:rFonts w:asciiTheme="majorBidi" w:hAnsiTheme="majorBidi" w:cstheme="majorBidi"/>
            <w:kern w:val="0"/>
            <w14:ligatures w14:val="none"/>
          </w:rPr>
          <w:t xml:space="preserve">(15.8%).</w:t>
        </w:r>
      </w:ins>
      <w:r>
        <w:rPr>
          <w:rFonts w:asciiTheme="majorBidi" w:hAnsiTheme="majorBidi" w:cstheme="majorBidi"/>
          <w:kern w:val="0"/>
          <w14:ligatures w14:val="none"/>
        </w:rPr>
        <w:t xml:space="preserve"> This class positively and significantly values carbon footprint reduction at all three levels (1.62, 1.93, and 2.28 for 10%, 20%, and 30%, </w:t>
      </w:r>
      <w:del w:id="5207" w:author="Claude" w:date="2026-10-03T12:00:00Z">
        <w:r>
          <w:rPr>
            <w:rFonts w:asciiTheme="majorBidi" w:hAnsiTheme="majorBidi" w:cstheme="majorBidi"/>
            <w:kern w:val="0"/>
            <w14:ligatures w14:val="none"/>
          </w:rPr>
          <w:delText xml:space="preserve">respectively).</w:delText>
        </w:r>
      </w:del>
      <w:ins w:id="5208" w:author="Claude" w:date="2026-10-03T12:00:00Z">
        <w:r>
          <w:rPr>
            <w:rFonts w:asciiTheme="majorBidi" w:hAnsiTheme="majorBidi" w:cstheme="majorBidi"/>
            <w:kern w:val="0"/>
            <w14:ligatures w14:val="none"/>
          </w:rPr>
          <w:t xml:space="preserve">respectively),</w:t>
        </w:r>
      </w:ins>
      <w:r>
        <w:rPr>
          <w:rFonts w:asciiTheme="majorBidi" w:hAnsiTheme="majorBidi" w:cstheme="majorBidi"/>
          <w:kern w:val="0"/>
          <w14:ligatures w14:val="none"/>
        </w:rPr>
        <w:t xml:space="preserve"> </w:t>
      </w:r>
      <w:del w:id="5209" w:author="Claude" w:date="2026-10-03T12:00:00Z">
        <w:r>
          <w:rPr>
            <w:rFonts w:asciiTheme="majorBidi" w:hAnsiTheme="majorBidi" w:cstheme="majorBidi"/>
            <w:kern w:val="0"/>
            <w14:ligatures w14:val="none"/>
          </w:rPr>
          <w:delText xml:space="preserve">Seasonal</w:delText>
        </w:r>
      </w:del>
      <w:ins w:id="5210" w:author="Claude" w:date="2026-10-03T12:00:00Z">
        <w:r>
          <w:rPr>
            <w:rFonts w:asciiTheme="majorBidi" w:hAnsiTheme="majorBidi" w:cstheme="majorBidi"/>
            <w:kern w:val="0"/>
            <w14:ligatures w14:val="none"/>
          </w:rPr>
          <w:t xml:space="preserve">and seasonal</w:t>
        </w:r>
      </w:ins>
      <w:r>
        <w:rPr>
          <w:rFonts w:asciiTheme="majorBidi" w:hAnsiTheme="majorBidi" w:cstheme="majorBidi"/>
          <w:kern w:val="0"/>
          <w14:ligatures w14:val="none"/>
        </w:rPr>
        <w:t xml:space="preserve"> production (1.23), AI-based energy efficiency (0.61), and bioenergy (0.81) are also positively </w:t>
      </w:r>
      <w:del w:id="5211" w:author="Claude" w:date="2026-10-03T12:00:00Z">
        <w:r>
          <w:rPr>
            <w:rFonts w:asciiTheme="majorBidi" w:hAnsiTheme="majorBidi" w:cstheme="majorBidi"/>
            <w:kern w:val="0"/>
            <w14:ligatures w14:val="none"/>
          </w:rPr>
          <w:delText xml:space="preserve">valued and statistically significant.</w:delText>
        </w:r>
      </w:del>
      <w:ins w:id="5212" w:author="Claude" w:date="2026-10-03T12:00:00Z">
        <w:r>
          <w:rPr>
            <w:rFonts w:asciiTheme="majorBidi" w:hAnsiTheme="majorBidi" w:cstheme="majorBidi"/>
            <w:kern w:val="0"/>
            <w14:ligatures w14:val="none"/>
          </w:rPr>
          <w:t xml:space="preserve">valued.</w:t>
        </w:r>
      </w:ins>
      <w:r>
        <w:rPr>
          <w:rFonts w:asciiTheme="majorBidi" w:hAnsiTheme="majorBidi" w:cstheme="majorBidi"/>
          <w:kern w:val="0"/>
          <w14:ligatures w14:val="none"/>
        </w:rPr>
        <w:t xml:space="preserve"> Conversely, the class disfavors plant breeding (−0.52), GMO technology </w:t>
      </w:r>
      <w:del w:id="5213" w:author="Claude" w:date="2026-10-03T12:00:00Z">
        <w:r>
          <w:rPr>
            <w:rFonts w:asciiTheme="majorBidi" w:hAnsiTheme="majorBidi" w:cstheme="majorBidi"/>
            <w:kern w:val="0"/>
            <w14:ligatures w14:val="none"/>
          </w:rPr>
          <w:delText xml:space="preserve">(-1.86),</w:delText>
        </w:r>
      </w:del>
      <w:ins w:id="5214" w:author="Claude" w:date="2026-10-03T12:00:00Z">
        <w:r>
          <w:rPr>
            <w:rFonts w:asciiTheme="majorBidi" w:hAnsiTheme="majorBidi" w:cstheme="majorBidi"/>
            <w:kern w:val="0"/>
            <w14:ligatures w14:val="none"/>
          </w:rPr>
          <w:t xml:space="preserve">(−1.86),</w:t>
        </w:r>
      </w:ins>
      <w:r>
        <w:rPr>
          <w:rFonts w:asciiTheme="majorBidi" w:hAnsiTheme="majorBidi" w:cstheme="majorBidi"/>
          <w:kern w:val="0"/>
          <w14:ligatures w14:val="none"/>
        </w:rPr>
        <w:t xml:space="preserve"> and organic certification </w:t>
      </w:r>
      <w:del w:id="5215" w:author="Claude" w:date="2026-10-03T12:00:00Z">
        <w:r>
          <w:rPr>
            <w:rFonts w:asciiTheme="majorBidi" w:hAnsiTheme="majorBidi" w:cstheme="majorBidi"/>
            <w:kern w:val="0"/>
            <w14:ligatures w14:val="none"/>
          </w:rPr>
          <w:delText xml:space="preserve">(-1.17).</w:delText>
        </w:r>
      </w:del>
      <w:ins w:id="5216" w:author="Claude" w:date="2026-10-03T12:00:00Z">
        <w:r>
          <w:rPr>
            <w:rFonts w:asciiTheme="majorBidi" w:hAnsiTheme="majorBidi" w:cstheme="majorBidi"/>
            <w:kern w:val="0"/>
            <w14:ligatures w14:val="none"/>
          </w:rPr>
          <w:t xml:space="preserve">(−1.17),</w:t>
        </w:r>
      </w:ins>
      <w:r>
        <w:rPr>
          <w:rFonts w:asciiTheme="majorBidi" w:hAnsiTheme="majorBidi" w:cstheme="majorBidi"/>
          <w:kern w:val="0"/>
          <w14:ligatures w14:val="none"/>
        </w:rPr>
        <w:t xml:space="preserve"> </w:t>
      </w:r>
      <w:del w:id="5217" w:author="Claude" w:date="2026-10-03T12:00:00Z">
        <w:r>
          <w:rPr>
            <w:rFonts w:asciiTheme="majorBidi" w:hAnsiTheme="majorBidi" w:cstheme="majorBidi"/>
            <w:kern w:val="0"/>
            <w14:ligatures w14:val="none"/>
          </w:rPr>
          <w:delText xml:space="preserve">Beneficial</w:delText>
        </w:r>
      </w:del>
      <w:ins w:id="5218" w:author="Claude" w:date="2026-10-03T12:00:00Z">
        <w:r>
          <w:rPr>
            <w:rFonts w:asciiTheme="majorBidi" w:hAnsiTheme="majorBidi" w:cstheme="majorBidi"/>
            <w:kern w:val="0"/>
            <w14:ligatures w14:val="none"/>
          </w:rPr>
          <w:t xml:space="preserve">as well as beneficial</w:t>
        </w:r>
      </w:ins>
      <w:r>
        <w:rPr>
          <w:rFonts w:asciiTheme="majorBidi" w:hAnsiTheme="majorBidi" w:cstheme="majorBidi"/>
          <w:kern w:val="0"/>
          <w14:ligatures w14:val="none"/>
        </w:rPr>
        <w:t xml:space="preserve"> microorganisms</w:t>
      </w:r>
      <w:del w:id="5219" w:author="Claude" w:date="2026-10-03T12:00:00Z">
        <w:r>
          <w:rPr>
            <w:rFonts w:asciiTheme="majorBidi" w:hAnsiTheme="majorBidi" w:cstheme="majorBidi"/>
            <w:kern w:val="0"/>
            <w14:ligatures w14:val="none"/>
          </w:rPr>
          <w:delText xml:space="preserve"> receive a negative valuation</w:delText>
        </w:r>
      </w:del>
      <w:r>
        <w:rPr>
          <w:rFonts w:asciiTheme="majorBidi" w:hAnsiTheme="majorBidi" w:cstheme="majorBidi"/>
          <w:kern w:val="0"/>
          <w14:ligatures w14:val="none"/>
        </w:rPr>
        <w:t xml:space="preserve"> at the 10% significance level </w:t>
      </w:r>
      <w:del w:id="5220" w:author="Claude" w:date="2026-10-03T12:00:00Z">
        <w:r>
          <w:rPr>
            <w:rFonts w:asciiTheme="majorBidi" w:hAnsiTheme="majorBidi" w:cstheme="majorBidi"/>
            <w:kern w:val="0"/>
            <w14:ligatures w14:val="none"/>
          </w:rPr>
          <w:delText xml:space="preserve">(-0.40),</w:delText>
        </w:r>
      </w:del>
      <w:ins w:id="5221" w:author="Claude" w:date="2026-10-03T12:00:00Z">
        <w:r>
          <w:rPr>
            <w:rFonts w:asciiTheme="majorBidi" w:hAnsiTheme="majorBidi" w:cstheme="majorBidi"/>
            <w:kern w:val="0"/>
            <w14:ligatures w14:val="none"/>
          </w:rPr>
          <w:t xml:space="preserve">(−0.40),</w:t>
        </w:r>
      </w:ins>
      <w:r>
        <w:rPr>
          <w:rFonts w:asciiTheme="majorBidi" w:hAnsiTheme="majorBidi" w:cstheme="majorBidi"/>
          <w:kern w:val="0"/>
          <w14:ligatures w14:val="none"/>
        </w:rPr>
        <w:t xml:space="preserve"> while the coefficient for pathogen-free wastewater is not statistically significant. The price coefficient is negative and statistically significant </w:t>
      </w:r>
      <w:del w:id="5222" w:author="Claude" w:date="2026-10-03T12:00:00Z">
        <w:r>
          <w:rPr>
            <w:rFonts w:asciiTheme="majorBidi" w:hAnsiTheme="majorBidi" w:cstheme="majorBidi"/>
            <w:kern w:val="0"/>
            <w14:ligatures w14:val="none"/>
          </w:rPr>
          <w:delText xml:space="preserve">(-3.51).</w:delText>
        </w:r>
      </w:del>
      <w:ins w:id="5223" w:author="Claude" w:date="2026-10-03T12:00:00Z">
        <w:r>
          <w:rPr>
            <w:rFonts w:asciiTheme="majorBidi" w:hAnsiTheme="majorBidi" w:cstheme="majorBidi"/>
            <w:kern w:val="0"/>
            <w14:ligatures w14:val="none"/>
          </w:rPr>
          <w:t xml:space="preserve">(−3.51). Although carbon reduction is the attribute this class values most, its WTP estimates are modest (e.g., $0.65 for a 30% reduction; Table 5), and, as the simulations below show, its members increasingly choose the conventional product as the premium for Product B grows, almost entirely abandoning Product B at a $2.00 premium.</w:t>
        </w:r>
      </w:ins>
      <w:r>
        <w:rPr>
          <w:rFonts w:asciiTheme="majorBidi" w:hAnsiTheme="majorBidi" w:cstheme="majorBidi"/>
          <w:kern w:val="0"/>
          <w14:ligatures w14:val="none"/>
        </w:rPr>
        <w:t xml:space="preserve"> This segment </w:t>
      </w:r>
      <w:del w:id="5224" w:author="Claude" w:date="2026-10-03T12:00:00Z">
        <w:r>
          <w:rPr>
            <w:rFonts w:asciiTheme="majorBidi" w:hAnsiTheme="majorBidi" w:cstheme="majorBidi"/>
            <w:kern w:val="0"/>
            <w14:ligatures w14:val="none"/>
          </w:rPr>
          <w:delText xml:space="preserve">can </w:delText>
        </w:r>
      </w:del>
      <w:r>
        <w:rPr>
          <w:rFonts w:asciiTheme="majorBidi" w:hAnsiTheme="majorBidi" w:cstheme="majorBidi"/>
          <w:kern w:val="0"/>
          <w14:ligatures w14:val="none"/>
        </w:rPr>
        <w:t xml:space="preserve">therefore </w:t>
      </w:r>
      <w:del w:id="5225" w:author="Claude" w:date="2026-10-03T12:00:00Z">
        <w:r>
          <w:rPr>
            <w:rFonts w:asciiTheme="majorBidi" w:hAnsiTheme="majorBidi" w:cstheme="majorBidi"/>
            <w:kern w:val="0"/>
            <w14:ligatures w14:val="none"/>
          </w:rPr>
          <w:delText xml:space="preserve">be characterized as carbon and energy-oriented, combining</w:delText>
        </w:r>
      </w:del>
      <w:ins w:id="5226" w:author="Claude" w:date="2026-10-03T12:00:00Z">
        <w:r>
          <w:rPr>
            <w:rFonts w:asciiTheme="majorBidi" w:hAnsiTheme="majorBidi" w:cstheme="majorBidi"/>
            <w:kern w:val="0"/>
            <w14:ligatures w14:val="none"/>
          </w:rPr>
          <w:t xml:space="preserve">combines</w:t>
        </w:r>
      </w:ins>
      <w:r>
        <w:rPr>
          <w:rFonts w:asciiTheme="majorBidi" w:hAnsiTheme="majorBidi" w:cstheme="majorBidi"/>
          <w:kern w:val="0"/>
          <w14:ligatures w14:val="none"/>
        </w:rPr>
        <w:t xml:space="preserve"> support for carbon reduction and energy practices with</w:t>
      </w:r>
      <w:ins w:id="5227" w:author="Claude" w:date="2026-10-03T12:00:00Z">
        <w:r>
          <w:rPr>
            <w:rFonts w:asciiTheme="majorBidi" w:hAnsiTheme="majorBidi" w:cstheme="majorBidi"/>
            <w:kern w:val="0"/>
            <w14:ligatures w14:val="none"/>
          </w:rPr>
          <w:t xml:space="preserve"> high responsiveness to price and</w:t>
        </w:r>
      </w:ins>
      <w:r>
        <w:rPr>
          <w:rFonts w:asciiTheme="majorBidi" w:hAnsiTheme="majorBidi" w:cstheme="majorBidi"/>
          <w:kern w:val="0"/>
          <w14:ligatures w14:val="none"/>
        </w:rPr>
        <w:t xml:space="preserve"> unfavorable evaluations of organic certification and the temperature-tolerance technologies.</w:t>
      </w:r>
    </w:p>
    <w:p>
      <w:pPr>
        <w:spacing w:line="480" w:lineRule="auto"/>
        <w:jc w:val="both"/>
        <w:rPr>
          <w:ins w:id="5228" w:author="Claude" w:date="2026-10-03T12:00:00Z"/>
          <w:rFonts w:asciiTheme="majorBidi" w:hAnsiTheme="majorBidi" w:cstheme="majorBidi"/>
        </w:rPr>
      </w:pPr>
      <w:commentRangeStart w:id="6"/>
      <w:ins w:id="5229" w:author="Claude" w:date="2026-10-03T12:00:00Z">
        <w:r>
          <w:rPr>
            <w:rFonts w:asciiTheme="majorBidi" w:hAnsiTheme="majorBidi" w:cstheme="majorBidi"/>
          </w:rPr>
          <w:t xml:space="preserve">Class membership. Table 4 (Panel B) reports how respondent characteristics relate to class membership. All associations are relative to Class 5, hold other characteristics constant, and are significant at the 1% level unless noted. Younger respondents are more likely to belong to Classes 1 and 3, and older respondents to Classes 2 and 4. Respondents without a college degree and non-White respondents are more likely to belong to Class 1. Membership in Class 3 is associated with higher household income and with being without a partner, and, at the 10% level, with more children in the household. Gender distinguishes only Class 4, whose members are more likely to be women; they are also more likely to be without a partner and non-White. Class 2 differs from Class 5 mainly in age, with weaker associations at the 10% level with being non-White and with fewer children in the household. The number of adults in the household does not distinguish any class. Conversely, with other characteristics held constant, White respondents are relatively more likely to belong to Class 5 than to Classes 1 and 4, college graduates more likely than to Class 1, and partnered respondents more likely than to Classes 3 and 4.</w:t>
        </w:r>
      </w:ins>
      <w:commentRangeEnd w:id="6"/>
      <w:r>
        <w:rPr>
          <w:rStyle w:val="CommentReference"/>
        </w:rPr>
        <w:commentReference w:id="6"/>
      </w:r>
    </w:p>
    <w:p w14:paraId="00B466F0" w14:textId="77777777" w:rsidR="00074F93" w:rsidRPr="00AC3DD2" w:rsidRDefault="00074F93" w:rsidP="00074F93">
      <w:pPr>
        <w:spacing w:line="480" w:lineRule="auto"/>
        <w:jc w:val="both"/>
        <w:rPr>
          <w:rFonts w:asciiTheme="majorBidi" w:hAnsiTheme="majorBidi" w:cstheme="majorBidi"/>
          <w:kern w:val="0"/>
          <w14:ligatures w14:val="none"/>
        </w:rPr>
      </w:pPr>
      <w:r>
        <w:rPr>
          <w:rFonts w:asciiTheme="majorBidi" w:hAnsiTheme="majorBidi" w:cstheme="majorBidi"/>
          <w:kern w:val="0"/>
          <w14:ligatures w14:val="none"/>
        </w:rPr>
        <w:t xml:space="preserve">The class-specific interaction estimates </w:t>
      </w:r>
      <w:del w:id="5230" w:author="Claude" w:date="2026-10-03T12:00:00Z">
        <w:r>
          <w:rPr>
            <w:rFonts w:asciiTheme="majorBidi" w:hAnsiTheme="majorBidi" w:cstheme="majorBidi"/>
            <w:kern w:val="0"/>
            <w14:ligatures w14:val="none"/>
          </w:rPr>
          <w:delText xml:space="preserve">reveal</w:delText>
        </w:r>
      </w:del>
      <w:ins w:id="5231" w:author="Claude" w:date="2026-10-03T12:00:00Z">
        <w:r>
          <w:rPr>
            <w:rFonts w:asciiTheme="majorBidi" w:hAnsiTheme="majorBidi" w:cstheme="majorBidi"/>
            <w:kern w:val="0"/>
            <w14:ligatures w14:val="none"/>
          </w:rPr>
          <w:t xml:space="preserve">show</w:t>
        </w:r>
      </w:ins>
      <w:r>
        <w:rPr>
          <w:rFonts w:asciiTheme="majorBidi" w:hAnsiTheme="majorBidi" w:cstheme="majorBidi"/>
          <w:kern w:val="0"/>
          <w14:ligatures w14:val="none"/>
        </w:rPr>
        <w:t xml:space="preserve"> </w:t>
      </w:r>
      <w:del w:id="5232" w:author="Claude" w:date="2026-10-03T12:00:00Z">
        <w:r>
          <w:rPr>
            <w:rFonts w:asciiTheme="majorBidi" w:hAnsiTheme="majorBidi" w:cstheme="majorBidi"/>
            <w:kern w:val="0"/>
            <w14:ligatures w14:val="none"/>
          </w:rPr>
          <w:delText xml:space="preserve">differences</w:delText>
        </w:r>
      </w:del>
      <w:ins w:id="5233" w:author="Claude" w:date="2026-10-03T12:00:00Z">
        <w:r>
          <w:rPr>
            <w:rFonts w:asciiTheme="majorBidi" w:hAnsiTheme="majorBidi" w:cstheme="majorBidi"/>
            <w:kern w:val="0"/>
            <w14:ligatures w14:val="none"/>
          </w:rPr>
          <w:t xml:space="preserve">that</w:t>
        </w:r>
      </w:ins>
      <w:r>
        <w:rPr>
          <w:rFonts w:asciiTheme="majorBidi" w:hAnsiTheme="majorBidi" w:cstheme="majorBidi"/>
          <w:kern w:val="0"/>
          <w14:ligatures w14:val="none"/>
        </w:rPr>
        <w:t xml:space="preserve"> </w:t>
      </w:r>
      <w:del w:id="5234" w:author="Claude" w:date="2026-10-03T12:00:00Z">
        <w:r>
          <w:rPr>
            <w:rFonts w:asciiTheme="majorBidi" w:hAnsiTheme="majorBidi" w:cstheme="majorBidi"/>
            <w:kern w:val="0"/>
            <w14:ligatures w14:val="none"/>
          </w:rPr>
          <w:delText xml:space="preserve">in</w:delText>
        </w:r>
      </w:del>
      <w:ins w:id="5235" w:author="Claude" w:date="2026-10-03T12:00:00Z">
        <w:r>
          <w:rPr>
            <w:rFonts w:asciiTheme="majorBidi" w:hAnsiTheme="majorBidi" w:cstheme="majorBidi"/>
            <w:kern w:val="0"/>
            <w14:ligatures w14:val="none"/>
          </w:rPr>
          <w:t xml:space="preserve">the</w:t>
        </w:r>
      </w:ins>
      <w:r>
        <w:rPr>
          <w:rFonts w:asciiTheme="majorBidi" w:hAnsiTheme="majorBidi" w:cstheme="majorBidi"/>
          <w:kern w:val="0"/>
          <w14:ligatures w14:val="none"/>
        </w:rPr>
        <w:t xml:space="preserve"> </w:t>
      </w:r>
      <w:del w:id="5236" w:author="Claude" w:date="2026-10-03T12:00:00Z">
        <w:r>
          <w:rPr>
            <w:rFonts w:asciiTheme="majorBidi" w:hAnsiTheme="majorBidi" w:cstheme="majorBidi"/>
            <w:kern w:val="0"/>
            <w14:ligatures w14:val="none"/>
          </w:rPr>
          <w:delText xml:space="preserve">responses</w:delText>
        </w:r>
      </w:del>
      <w:ins w:id="5237" w:author="Claude" w:date="2026-10-03T12:00:00Z">
        <w:r>
          <w:rPr>
            <w:rFonts w:asciiTheme="majorBidi" w:hAnsiTheme="majorBidi" w:cstheme="majorBidi"/>
            <w:kern w:val="0"/>
            <w14:ligatures w14:val="none"/>
          </w:rPr>
          <w:t xml:space="preserve">GMO</w:t>
        </w:r>
      </w:ins>
      <w:r>
        <w:rPr>
          <w:rFonts w:asciiTheme="majorBidi" w:hAnsiTheme="majorBidi" w:cstheme="majorBidi"/>
          <w:kern w:val="0"/>
          <w14:ligatures w14:val="none"/>
        </w:rPr>
        <w:t xml:space="preserve"> </w:t>
      </w:r>
      <w:del w:id="5238" w:author="Claude" w:date="2026-10-03T12:00:00Z">
        <w:r>
          <w:rPr>
            <w:rFonts w:asciiTheme="majorBidi" w:hAnsiTheme="majorBidi" w:cstheme="majorBidi"/>
            <w:kern w:val="0"/>
            <w14:ligatures w14:val="none"/>
          </w:rPr>
          <w:delText xml:space="preserve">to</w:delText>
        </w:r>
      </w:del>
      <w:ins w:id="5239" w:author="Claude" w:date="2026-10-03T12:00:00Z">
        <w:r>
          <w:rPr>
            <w:rFonts w:asciiTheme="majorBidi" w:hAnsiTheme="majorBidi" w:cstheme="majorBidi"/>
            <w:kern w:val="0"/>
            <w14:ligatures w14:val="none"/>
          </w:rPr>
          <w:t xml:space="preserve">penalty</w:t>
        </w:r>
      </w:ins>
      <w:r>
        <w:rPr>
          <w:rFonts w:asciiTheme="majorBidi" w:hAnsiTheme="majorBidi" w:cstheme="majorBidi"/>
          <w:kern w:val="0"/>
          <w14:ligatures w14:val="none"/>
        </w:rPr>
        <w:t xml:space="preserve"> </w:t>
      </w:r>
      <w:del w:id="5240" w:author="Claude" w:date="2026-10-03T12:00:00Z">
        <w:r>
          <w:rPr>
            <w:rFonts w:asciiTheme="majorBidi" w:hAnsiTheme="majorBidi" w:cstheme="majorBidi"/>
            <w:kern w:val="0"/>
            <w14:ligatures w14:val="none"/>
          </w:rPr>
          <w:delText xml:space="preserve">intrusiveness</w:delText>
        </w:r>
      </w:del>
      <w:ins w:id="5241" w:author="Claude" w:date="2026-10-03T12:00:00Z">
        <w:r>
          <w:rPr>
            <w:rFonts w:asciiTheme="majorBidi" w:hAnsiTheme="majorBidi" w:cstheme="majorBidi"/>
            <w:kern w:val="0"/>
            <w14:ligatures w14:val="none"/>
          </w:rPr>
          <w:t xml:space="preserve">from</w:t>
        </w:r>
      </w:ins>
      <w:r>
        <w:rPr>
          <w:rFonts w:asciiTheme="majorBidi" w:hAnsiTheme="majorBidi" w:cstheme="majorBidi"/>
          <w:kern w:val="0"/>
          <w14:ligatures w14:val="none"/>
        </w:rPr>
        <w:t xml:space="preserve"> </w:t>
      </w:r>
      <w:del w:id="5242" w:author="Claude" w:date="2026-10-03T12:00:00Z">
        <w:r>
          <w:rPr>
            <w:rFonts w:asciiTheme="majorBidi" w:hAnsiTheme="majorBidi" w:cstheme="majorBidi"/>
            <w:kern w:val="0"/>
            <w14:ligatures w14:val="none"/>
          </w:rPr>
          <w:delText xml:space="preserve">information.</w:delText>
        </w:r>
      </w:del>
      <w:ins w:id="5243" w:author="Claude" w:date="2026-10-03T12:00:00Z">
        <w:r>
          <w:rPr>
            <w:rFonts w:asciiTheme="majorBidi" w:hAnsiTheme="majorBidi" w:cstheme="majorBidi"/>
            <w:kern w:val="0"/>
            <w14:ligatures w14:val="none"/>
          </w:rPr>
          <w:t xml:space="preserve">intrusive wording is broad.</w:t>
        </w:r>
      </w:ins>
      <w:r>
        <w:rPr>
          <w:rFonts w:asciiTheme="majorBidi" w:hAnsiTheme="majorBidi" w:cstheme="majorBidi"/>
          <w:kern w:val="0"/>
          <w14:ligatures w14:val="none"/>
        </w:rPr>
        <w:t xml:space="preserve"> The GMO interaction is negative and statistically significant in Classes </w:t>
      </w:r>
      <w:del w:id="5244" w:author="Claude" w:date="2026-10-03T12:00:00Z">
        <w:r>
          <w:rPr>
            <w:rFonts w:asciiTheme="majorBidi" w:hAnsiTheme="majorBidi" w:cstheme="majorBidi"/>
            <w:kern w:val="0"/>
            <w14:ligatures w14:val="none"/>
          </w:rPr>
          <w:delText xml:space="preserve">1-4</w:delText>
        </w:r>
      </w:del>
      <w:ins w:id="5245" w:author="Claude" w:date="2026-10-03T12:00:00Z">
        <w:r>
          <w:rPr>
            <w:rFonts w:asciiTheme="majorBidi" w:hAnsiTheme="majorBidi" w:cstheme="majorBidi"/>
            <w:kern w:val="0"/>
            <w14:ligatures w14:val="none"/>
          </w:rPr>
          <w:t xml:space="preserve">1–4</w:t>
        </w:r>
      </w:ins>
      <w:r>
        <w:rPr>
          <w:rFonts w:asciiTheme="majorBidi" w:hAnsiTheme="majorBidi" w:cstheme="majorBidi"/>
          <w:kern w:val="0"/>
          <w14:ligatures w14:val="none"/>
        </w:rPr>
        <w:t xml:space="preserve"> </w:t>
      </w:r>
      <w:del w:id="5246" w:author="Claude" w:date="2026-10-03T12:00:00Z">
        <w:r>
          <w:rPr>
            <w:rFonts w:asciiTheme="majorBidi" w:hAnsiTheme="majorBidi" w:cstheme="majorBidi"/>
            <w:kern w:val="0"/>
            <w14:ligatures w14:val="none"/>
          </w:rPr>
          <w:delText xml:space="preserve">(-0.25,</w:delText>
        </w:r>
      </w:del>
      <w:ins w:id="5247" w:author="Claude" w:date="2026-10-03T12:00:00Z">
        <w:r>
          <w:rPr>
            <w:rFonts w:asciiTheme="majorBidi" w:hAnsiTheme="majorBidi" w:cstheme="majorBidi"/>
            <w:kern w:val="0"/>
            <w14:ligatures w14:val="none"/>
          </w:rPr>
          <w:t xml:space="preserve">(−0.25,</w:t>
        </w:r>
      </w:ins>
      <w:r>
        <w:rPr>
          <w:rFonts w:asciiTheme="majorBidi" w:hAnsiTheme="majorBidi" w:cstheme="majorBidi"/>
          <w:kern w:val="0"/>
          <w14:ligatures w14:val="none"/>
        </w:rPr>
        <w:t xml:space="preserve"> </w:t>
      </w:r>
      <w:del w:id="5248" w:author="Claude" w:date="2026-10-03T12:00:00Z">
        <w:r>
          <w:rPr>
            <w:rFonts w:asciiTheme="majorBidi" w:hAnsiTheme="majorBidi" w:cstheme="majorBidi"/>
            <w:kern w:val="0"/>
            <w14:ligatures w14:val="none"/>
          </w:rPr>
          <w:delText xml:space="preserve">-0.76,</w:delText>
        </w:r>
      </w:del>
      <w:ins w:id="5249" w:author="Claude" w:date="2026-10-03T12:00:00Z">
        <w:r>
          <w:rPr>
            <w:rFonts w:asciiTheme="majorBidi" w:hAnsiTheme="majorBidi" w:cstheme="majorBidi"/>
            <w:kern w:val="0"/>
            <w14:ligatures w14:val="none"/>
          </w:rPr>
          <w:t xml:space="preserve">−0.76,</w:t>
        </w:r>
      </w:ins>
      <w:r>
        <w:rPr>
          <w:rFonts w:asciiTheme="majorBidi" w:hAnsiTheme="majorBidi" w:cstheme="majorBidi"/>
          <w:kern w:val="0"/>
          <w14:ligatures w14:val="none"/>
        </w:rPr>
        <w:t xml:space="preserve"> </w:t>
      </w:r>
      <w:del w:id="5250" w:author="Claude" w:date="2026-10-03T12:00:00Z">
        <w:r>
          <w:rPr>
            <w:rFonts w:asciiTheme="majorBidi" w:hAnsiTheme="majorBidi" w:cstheme="majorBidi"/>
            <w:kern w:val="0"/>
            <w14:ligatures w14:val="none"/>
          </w:rPr>
          <w:delText xml:space="preserve">-0.74,</w:delText>
        </w:r>
      </w:del>
      <w:ins w:id="5251" w:author="Claude" w:date="2026-10-03T12:00:00Z">
        <w:r>
          <w:rPr>
            <w:rFonts w:asciiTheme="majorBidi" w:hAnsiTheme="majorBidi" w:cstheme="majorBidi"/>
            <w:kern w:val="0"/>
            <w14:ligatures w14:val="none"/>
          </w:rPr>
          <w:t xml:space="preserve">−0.74,</w:t>
        </w:r>
      </w:ins>
      <w:r>
        <w:rPr>
          <w:rFonts w:asciiTheme="majorBidi" w:hAnsiTheme="majorBidi" w:cstheme="majorBidi"/>
          <w:kern w:val="0"/>
          <w14:ligatures w14:val="none"/>
        </w:rPr>
        <w:t xml:space="preserve"> and </w:t>
      </w:r>
      <w:del w:id="5252" w:author="Claude" w:date="2026-10-03T12:00:00Z">
        <w:r>
          <w:rPr>
            <w:rFonts w:asciiTheme="majorBidi" w:hAnsiTheme="majorBidi" w:cstheme="majorBidi"/>
            <w:kern w:val="0"/>
            <w14:ligatures w14:val="none"/>
          </w:rPr>
          <w:delText xml:space="preserve">-0.99,</w:delText>
        </w:r>
      </w:del>
      <w:ins w:id="5253" w:author="Claude" w:date="2026-10-03T12:00:00Z">
        <w:r>
          <w:rPr>
            <w:rFonts w:asciiTheme="majorBidi" w:hAnsiTheme="majorBidi" w:cstheme="majorBidi"/>
            <w:kern w:val="0"/>
            <w14:ligatures w14:val="none"/>
          </w:rPr>
          <w:t xml:space="preserve">−0.99,</w:t>
        </w:r>
      </w:ins>
      <w:r>
        <w:rPr>
          <w:rFonts w:asciiTheme="majorBidi" w:hAnsiTheme="majorBidi" w:cstheme="majorBidi"/>
          <w:kern w:val="0"/>
          <w14:ligatures w14:val="none"/>
        </w:rPr>
        <w:t xml:space="preserve"> respectively). In Class 1, this interaction attenuates</w:t>
      </w:r>
      <w:ins w:id="5254" w:author="Claude" w:date="2026-10-03T12:00:00Z">
        <w:r>
          <w:rPr>
            <w:rFonts w:asciiTheme="majorBidi" w:hAnsiTheme="majorBidi" w:cstheme="majorBidi"/>
            <w:kern w:val="0"/>
            <w14:ligatures w14:val="none"/>
          </w:rPr>
          <w:t xml:space="preserve"> but does not reverse</w:t>
        </w:r>
      </w:ins>
      <w:r>
        <w:rPr>
          <w:rFonts w:asciiTheme="majorBidi" w:hAnsiTheme="majorBidi" w:cstheme="majorBidi"/>
          <w:kern w:val="0"/>
          <w14:ligatures w14:val="none"/>
        </w:rPr>
        <w:t xml:space="preserve"> the positive baseline GMO valuation. The GMO interaction in Class 5 is also negative but not statistically significant. For beneficial microorganisms, the interaction is negative and statistically significant only in Class 4 </w:t>
      </w:r>
      <w:del w:id="5255" w:author="Claude" w:date="2026-10-03T12:00:00Z">
        <w:r>
          <w:rPr>
            <w:rFonts w:asciiTheme="majorBidi" w:hAnsiTheme="majorBidi" w:cstheme="majorBidi"/>
            <w:kern w:val="0"/>
            <w14:ligatures w14:val="none"/>
          </w:rPr>
          <w:delText xml:space="preserve">(-0.38).</w:delText>
        </w:r>
      </w:del>
      <w:ins w:id="5256" w:author="Claude" w:date="2026-10-03T12:00:00Z">
        <w:r>
          <w:rPr>
            <w:rFonts w:asciiTheme="majorBidi" w:hAnsiTheme="majorBidi" w:cstheme="majorBidi"/>
            <w:kern w:val="0"/>
            <w14:ligatures w14:val="none"/>
          </w:rPr>
          <w:t xml:space="preserve">(−0.38).</w:t>
        </w:r>
      </w:ins>
      <w:r>
        <w:rPr>
          <w:rFonts w:asciiTheme="majorBidi" w:hAnsiTheme="majorBidi" w:cstheme="majorBidi"/>
          <w:kern w:val="0"/>
          <w14:ligatures w14:val="none"/>
        </w:rPr>
        <w:t xml:space="preserve"> Plant breeding has a positive </w:t>
      </w:r>
      <w:del w:id="5257" w:author="Claude" w:date="2026-10-03T12:00:00Z">
        <w:r>
          <w:rPr>
            <w:rFonts w:asciiTheme="majorBidi" w:hAnsiTheme="majorBidi" w:cstheme="majorBidi"/>
            <w:kern w:val="0"/>
            <w14:ligatures w14:val="none"/>
          </w:rPr>
          <w:delText xml:space="preserve">and statistically significant </w:delText>
        </w:r>
      </w:del>
      <w:r>
        <w:rPr>
          <w:rFonts w:asciiTheme="majorBidi" w:hAnsiTheme="majorBidi" w:cstheme="majorBidi"/>
          <w:kern w:val="0"/>
          <w14:ligatures w14:val="none"/>
        </w:rPr>
        <w:t xml:space="preserve">interaction in Class 4 </w:t>
      </w:r>
      <w:del w:id="5258" w:author="Claude" w:date="2026-10-03T12:00:00Z">
        <w:r>
          <w:rPr>
            <w:rFonts w:asciiTheme="majorBidi" w:hAnsiTheme="majorBidi" w:cstheme="majorBidi"/>
            <w:kern w:val="0"/>
            <w14:ligatures w14:val="none"/>
          </w:rPr>
          <w:delText xml:space="preserve">(0.35),</w:delText>
        </w:r>
      </w:del>
      <w:ins w:id="5259" w:author="Claude" w:date="2026-10-03T12:00:00Z">
        <w:r>
          <w:rPr>
            <w:rFonts w:asciiTheme="majorBidi" w:hAnsiTheme="majorBidi" w:cstheme="majorBidi"/>
            <w:kern w:val="0"/>
            <w14:ligatures w14:val="none"/>
          </w:rPr>
          <w:t xml:space="preserve">(0.35, p = 0.046),</w:t>
        </w:r>
      </w:ins>
      <w:r>
        <w:rPr>
          <w:rFonts w:asciiTheme="majorBidi" w:hAnsiTheme="majorBidi" w:cstheme="majorBidi"/>
          <w:kern w:val="0"/>
          <w14:ligatures w14:val="none"/>
        </w:rPr>
        <w:t xml:space="preserve"> while its interactions in the other classes are not statistically significant.</w:t>
      </w:r>
    </w:p>
    <w:p w14:paraId="23DDB7EA" w14:textId="77777777" w:rsidR="00074F93" w:rsidRPr="006301E3" w:rsidRDefault="00074F93" w:rsidP="00074F93">
      <w:pPr>
        <w:spacing w:line="480" w:lineRule="auto"/>
        <w:jc w:val="both"/>
        <w:rPr>
          <w:rFonts w:asciiTheme="majorBidi" w:hAnsiTheme="majorBidi" w:cstheme="majorBidi"/>
          <w:kern w:val="0"/>
          <w14:ligatures w14:val="none"/>
        </w:rPr>
      </w:pPr>
      <w:commentRangeStart w:id="7"/>
      <w:del w:id="5260" w:author="Claude" w:date="2026-10-03T12:00:00Z">
        <w:r>
          <w:rPr>
            <w:rFonts w:asciiTheme="majorBidi" w:hAnsiTheme="majorBidi" w:cstheme="majorBidi"/>
            <w:kern w:val="0"/>
            <w14:ligatures w14:val="none"/>
          </w:rPr>
          <w:delText xml:space="preserve">The</w:delText>
        </w:r>
      </w:del>
      <w:ins w:id="5261" w:author="Claude" w:date="2026-10-03T12:00:00Z">
        <w:r>
          <w:rPr>
            <w:rFonts w:asciiTheme="majorBidi" w:hAnsiTheme="majorBidi" w:cstheme="majorBidi"/>
            <w:kern w:val="0"/>
            <w14:ligatures w14:val="none"/>
          </w:rPr>
          <w:t xml:space="preserve">Where</w:t>
        </w:r>
      </w:ins>
      <w:r>
        <w:rPr>
          <w:rFonts w:asciiTheme="majorBidi" w:hAnsiTheme="majorBidi" w:cstheme="majorBidi"/>
          <w:kern w:val="0"/>
          <w14:ligatures w14:val="none"/>
        </w:rPr>
        <w:t xml:space="preserve"> </w:t>
      </w:r>
      <w:del w:id="5262" w:author="Claude" w:date="2026-10-03T12:00:00Z">
        <w:r>
          <w:rPr>
            <w:rFonts w:asciiTheme="majorBidi" w:hAnsiTheme="majorBidi" w:cstheme="majorBidi"/>
            <w:kern w:val="0"/>
            <w14:ligatures w14:val="none"/>
          </w:rPr>
          <w:delText xml:space="preserve">benefit-message</w:delText>
        </w:r>
      </w:del>
      <w:ins w:id="5263" w:author="Claude" w:date="2026-10-03T12:00:00Z">
        <w:r>
          <w:rPr>
            <w:rFonts w:asciiTheme="majorBidi" w:hAnsiTheme="majorBidi" w:cstheme="majorBidi"/>
            <w:kern w:val="0"/>
            <w14:ligatures w14:val="none"/>
          </w:rPr>
          <w:t xml:space="preserve">the</w:t>
        </w:r>
      </w:ins>
      <w:r>
        <w:rPr>
          <w:rFonts w:asciiTheme="majorBidi" w:hAnsiTheme="majorBidi" w:cstheme="majorBidi"/>
          <w:kern w:val="0"/>
          <w14:ligatures w14:val="none"/>
        </w:rPr>
        <w:t xml:space="preserve"> </w:t>
      </w:r>
      <w:del w:id="5264" w:author="Claude" w:date="2026-10-03T12:00:00Z">
        <w:r>
          <w:rPr>
            <w:rFonts w:asciiTheme="majorBidi" w:hAnsiTheme="majorBidi" w:cstheme="majorBidi"/>
            <w:kern w:val="0"/>
            <w14:ligatures w14:val="none"/>
          </w:rPr>
          <w:delText xml:space="preserve">interactions indicate that responses differ across both</w:delText>
        </w:r>
      </w:del>
      <w:ins w:id="5265" w:author="Claude" w:date="2026-10-03T12:00:00Z">
        <w:r>
          <w:rPr>
            <w:rFonts w:asciiTheme="majorBidi" w:hAnsiTheme="majorBidi" w:cstheme="majorBidi"/>
            <w:kern w:val="0"/>
            <w14:ligatures w14:val="none"/>
          </w:rPr>
          <w:t xml:space="preserve">benefit</w:t>
        </w:r>
      </w:ins>
      <w:r>
        <w:rPr>
          <w:rFonts w:asciiTheme="majorBidi" w:hAnsiTheme="majorBidi" w:cstheme="majorBidi"/>
          <w:kern w:val="0"/>
          <w14:ligatures w14:val="none"/>
        </w:rPr>
        <w:t xml:space="preserve"> messages </w:t>
      </w:r>
      <w:del w:id="5266" w:author="Claude" w:date="2026-10-03T12:00:00Z">
        <w:r>
          <w:rPr>
            <w:rFonts w:asciiTheme="majorBidi" w:hAnsiTheme="majorBidi" w:cstheme="majorBidi"/>
            <w:kern w:val="0"/>
            <w14:ligatures w14:val="none"/>
          </w:rPr>
          <w:delText xml:space="preserve">and</w:delText>
        </w:r>
      </w:del>
      <w:ins w:id="5267" w:author="Claude" w:date="2026-10-03T12:00:00Z">
        <w:r>
          <w:rPr>
            <w:rFonts w:asciiTheme="majorBidi" w:hAnsiTheme="majorBidi" w:cstheme="majorBidi"/>
            <w:kern w:val="0"/>
            <w14:ligatures w14:val="none"/>
          </w:rPr>
          <w:t xml:space="preserve">have</w:t>
        </w:r>
      </w:ins>
      <w:r>
        <w:rPr>
          <w:rFonts w:asciiTheme="majorBidi" w:hAnsiTheme="majorBidi" w:cstheme="majorBidi"/>
          <w:kern w:val="0"/>
          <w14:ligatures w14:val="none"/>
        </w:rPr>
        <w:t xml:space="preserve"> </w:t>
      </w:r>
      <w:del w:id="5268" w:author="Claude" w:date="2026-10-03T12:00:00Z">
        <w:r>
          <w:rPr>
            <w:rFonts w:asciiTheme="majorBidi" w:hAnsiTheme="majorBidi" w:cstheme="majorBidi"/>
            <w:kern w:val="0"/>
            <w14:ligatures w14:val="none"/>
          </w:rPr>
          <w:delText xml:space="preserve">classes.</w:delText>
        </w:r>
      </w:del>
      <w:ins w:id="5269" w:author="Claude" w:date="2026-10-03T12:00:00Z">
        <w:r>
          <w:rPr>
            <w:rFonts w:asciiTheme="majorBidi" w:hAnsiTheme="majorBidi" w:cstheme="majorBidi"/>
            <w:kern w:val="0"/>
            <w14:ligatures w14:val="none"/>
          </w:rPr>
          <w:t xml:space="preserve">statistically significant effects, they mostly increase opting out.</w:t>
        </w:r>
      </w:ins>
      <w:r>
        <w:rPr>
          <w:rFonts w:asciiTheme="majorBidi" w:hAnsiTheme="majorBidi" w:cstheme="majorBidi"/>
          <w:kern w:val="0"/>
          <w14:ligatures w14:val="none"/>
        </w:rPr>
        <w:t xml:space="preserve"> Relative to receiving no benefit message, personal-benefit messaging increases </w:t>
      </w:r>
      <w:del w:id="5270" w:author="Claude" w:date="2026-10-03T12:00:00Z">
        <w:r>
          <w:rPr>
            <w:rFonts w:asciiTheme="majorBidi" w:hAnsiTheme="majorBidi" w:cstheme="majorBidi"/>
            <w:kern w:val="0"/>
            <w14:ligatures w14:val="none"/>
          </w:rPr>
          <w:delText xml:space="preserve">opt out</w:delText>
        </w:r>
      </w:del>
      <w:ins w:id="5271" w:author="Claude" w:date="2026-10-03T12:00:00Z">
        <w:r>
          <w:rPr>
            <w:rFonts w:asciiTheme="majorBidi" w:hAnsiTheme="majorBidi" w:cstheme="majorBidi"/>
            <w:kern w:val="0"/>
            <w14:ligatures w14:val="none"/>
          </w:rPr>
          <w:t xml:space="preserve">opt-out</w:t>
        </w:r>
      </w:ins>
      <w:r>
        <w:rPr>
          <w:rFonts w:asciiTheme="majorBidi" w:hAnsiTheme="majorBidi" w:cstheme="majorBidi"/>
          <w:kern w:val="0"/>
          <w14:ligatures w14:val="none"/>
        </w:rPr>
        <w:t xml:space="preserve"> utility in Classes 2, 3, and 5, </w:t>
      </w:r>
      <w:del w:id="5272" w:author="Claude" w:date="2026-10-03T12:00:00Z">
        <w:r>
          <w:rPr>
            <w:rFonts w:asciiTheme="majorBidi" w:hAnsiTheme="majorBidi" w:cstheme="majorBidi"/>
            <w:kern w:val="0"/>
            <w14:ligatures w14:val="none"/>
          </w:rPr>
          <w:delText xml:space="preserve">while</w:delText>
        </w:r>
      </w:del>
      <w:ins w:id="5273" w:author="Claude" w:date="2026-10-03T12:00:00Z">
        <w:r>
          <w:rPr>
            <w:rFonts w:asciiTheme="majorBidi" w:hAnsiTheme="majorBidi" w:cstheme="majorBidi"/>
            <w:kern w:val="0"/>
            <w14:ligatures w14:val="none"/>
          </w:rPr>
          <w:t xml:space="preserve">and</w:t>
        </w:r>
      </w:ins>
      <w:r>
        <w:rPr>
          <w:rFonts w:asciiTheme="majorBidi" w:hAnsiTheme="majorBidi" w:cstheme="majorBidi"/>
          <w:kern w:val="0"/>
          <w14:ligatures w14:val="none"/>
        </w:rPr>
        <w:t xml:space="preserve"> combined-benefit messaging increases </w:t>
      </w:r>
      <w:del w:id="5274" w:author="Claude" w:date="2026-10-03T12:00:00Z">
        <w:r>
          <w:rPr>
            <w:rFonts w:asciiTheme="majorBidi" w:hAnsiTheme="majorBidi" w:cstheme="majorBidi"/>
            <w:kern w:val="0"/>
            <w14:ligatures w14:val="none"/>
          </w:rPr>
          <w:delText xml:space="preserve">opt out utility</w:delText>
        </w:r>
      </w:del>
      <w:ins w:id="5275" w:author="Claude" w:date="2026-10-03T12:00:00Z">
        <w:r>
          <w:rPr>
            <w:rFonts w:asciiTheme="majorBidi" w:hAnsiTheme="majorBidi" w:cstheme="majorBidi"/>
            <w:kern w:val="0"/>
            <w14:ligatures w14:val="none"/>
          </w:rPr>
          <w:t xml:space="preserve">it</w:t>
        </w:r>
      </w:ins>
      <w:r>
        <w:rPr>
          <w:rFonts w:asciiTheme="majorBidi" w:hAnsiTheme="majorBidi" w:cstheme="majorBidi"/>
          <w:kern w:val="0"/>
          <w14:ligatures w14:val="none"/>
        </w:rPr>
        <w:t xml:space="preserve"> in Classes 1 and 2. </w:t>
      </w:r>
      <w:del w:id="5276" w:author="Claude" w:date="2026-10-03T12:00:00Z">
        <w:r>
          <w:rPr>
            <w:rFonts w:asciiTheme="majorBidi" w:hAnsiTheme="majorBidi" w:cstheme="majorBidi"/>
            <w:kern w:val="0"/>
            <w14:ligatures w14:val="none"/>
          </w:rPr>
          <w:delText xml:space="preserve">These</w:delText>
        </w:r>
      </w:del>
      <w:ins w:id="5277" w:author="Claude" w:date="2026-10-03T12:00:00Z">
        <w:r>
          <w:rPr>
            <w:rFonts w:asciiTheme="majorBidi" w:hAnsiTheme="majorBidi" w:cstheme="majorBidi"/>
            <w:kern w:val="0"/>
            <w14:ligatures w14:val="none"/>
          </w:rPr>
          <w:t xml:space="preserve">Social-benefit</w:t>
        </w:r>
      </w:ins>
      <w:r>
        <w:rPr>
          <w:rFonts w:asciiTheme="majorBidi" w:hAnsiTheme="majorBidi" w:cstheme="majorBidi"/>
          <w:kern w:val="0"/>
          <w14:ligatures w14:val="none"/>
        </w:rPr>
        <w:t xml:space="preserve"> </w:t>
      </w:r>
      <w:del w:id="5278" w:author="Claude" w:date="2026-10-03T12:00:00Z">
        <w:r>
          <w:rPr>
            <w:rFonts w:asciiTheme="majorBidi" w:hAnsiTheme="majorBidi" w:cstheme="majorBidi"/>
            <w:kern w:val="0"/>
            <w14:ligatures w14:val="none"/>
          </w:rPr>
          <w:delText xml:space="preserve">positive</w:delText>
        </w:r>
      </w:del>
      <w:ins w:id="5279" w:author="Claude" w:date="2026-10-03T12:00:00Z">
        <w:r>
          <w:rPr>
            <w:rFonts w:asciiTheme="majorBidi" w:hAnsiTheme="majorBidi" w:cstheme="majorBidi"/>
            <w:kern w:val="0"/>
            <w14:ligatures w14:val="none"/>
          </w:rPr>
          <w:t xml:space="preserve">messaging</w:t>
        </w:r>
      </w:ins>
      <w:r>
        <w:rPr>
          <w:rFonts w:asciiTheme="majorBidi" w:hAnsiTheme="majorBidi" w:cstheme="majorBidi"/>
          <w:kern w:val="0"/>
          <w14:ligatures w14:val="none"/>
        </w:rPr>
        <w:t xml:space="preserve"> </w:t>
      </w:r>
      <w:del w:id="5280" w:author="Claude" w:date="2026-10-03T12:00:00Z">
        <w:r>
          <w:rPr>
            <w:rFonts w:asciiTheme="majorBidi" w:hAnsiTheme="majorBidi" w:cstheme="majorBidi"/>
            <w:kern w:val="0"/>
            <w14:ligatures w14:val="none"/>
          </w:rPr>
          <w:delText xml:space="preserve">and</w:delText>
        </w:r>
      </w:del>
      <w:ins w:id="5281" w:author="Claude" w:date="2026-10-03T12:00:00Z">
        <w:r>
          <w:rPr>
            <w:rFonts w:asciiTheme="majorBidi" w:hAnsiTheme="majorBidi" w:cstheme="majorBidi"/>
            <w:kern w:val="0"/>
            <w14:ligatures w14:val="none"/>
          </w:rPr>
          <w:t xml:space="preserve">also increases opt-out utility in Class 5, so six of the seven</w:t>
        </w:r>
      </w:ins>
      <w:r>
        <w:rPr>
          <w:rFonts w:asciiTheme="majorBidi" w:hAnsiTheme="majorBidi" w:cstheme="majorBidi"/>
          <w:kern w:val="0"/>
          <w14:ligatures w14:val="none"/>
        </w:rPr>
        <w:t xml:space="preserve"> statistically significant</w:t>
      </w:r>
      <w:ins w:id="5282" w:author="Claude" w:date="2026-10-03T12:00:00Z">
        <w:r>
          <w:rPr>
            <w:rFonts w:asciiTheme="majorBidi" w:hAnsiTheme="majorBidi" w:cstheme="majorBidi"/>
            <w:kern w:val="0"/>
            <w14:ligatures w14:val="none"/>
          </w:rPr>
          <w:t xml:space="preserve"> message</w:t>
        </w:r>
      </w:ins>
      <w:r>
        <w:rPr>
          <w:rFonts w:asciiTheme="majorBidi" w:hAnsiTheme="majorBidi" w:cstheme="majorBidi"/>
          <w:kern w:val="0"/>
          <w14:ligatures w14:val="none"/>
        </w:rPr>
        <w:t xml:space="preserve"> interactions imply a higher predicted probability of choosing neither tomato product, holding product attributes and prices constant. </w:t>
      </w:r>
      <w:del w:id="5283" w:author="Claude" w:date="2026-10-03T12:00:00Z">
        <w:r>
          <w:rPr>
            <w:rFonts w:asciiTheme="majorBidi" w:hAnsiTheme="majorBidi" w:cstheme="majorBidi"/>
            <w:kern w:val="0"/>
            <w14:ligatures w14:val="none"/>
          </w:rPr>
          <w:delText xml:space="preserve">Social-benefit</w:delText>
        </w:r>
      </w:del>
      <w:ins w:id="5284" w:author="Claude" w:date="2026-10-03T12:00:00Z">
        <w:r>
          <w:rPr>
            <w:rFonts w:asciiTheme="majorBidi" w:hAnsiTheme="majorBidi" w:cstheme="majorBidi"/>
            <w:kern w:val="0"/>
            <w14:ligatures w14:val="none"/>
          </w:rPr>
          <w:t xml:space="preserve">The only exception is social-benefit</w:t>
        </w:r>
      </w:ins>
      <w:r>
        <w:rPr>
          <w:rFonts w:asciiTheme="majorBidi" w:hAnsiTheme="majorBidi" w:cstheme="majorBidi"/>
          <w:kern w:val="0"/>
          <w14:ligatures w14:val="none"/>
        </w:rPr>
        <w:t xml:space="preserve"> messaging </w:t>
      </w:r>
      <w:del w:id="5285" w:author="Claude" w:date="2026-10-03T12:00:00Z">
        <w:r>
          <w:rPr>
            <w:rFonts w:asciiTheme="majorBidi" w:hAnsiTheme="majorBidi" w:cstheme="majorBidi"/>
            <w:kern w:val="0"/>
            <w14:ligatures w14:val="none"/>
          </w:rPr>
          <w:delText xml:space="preserve">produces</w:delText>
        </w:r>
      </w:del>
      <w:ins w:id="5286" w:author="Claude" w:date="2026-10-03T12:00:00Z">
        <w:r>
          <w:rPr>
            <w:rFonts w:asciiTheme="majorBidi" w:hAnsiTheme="majorBidi" w:cstheme="majorBidi"/>
            <w:kern w:val="0"/>
            <w14:ligatures w14:val="none"/>
          </w:rPr>
          <w:t xml:space="preserve">in</w:t>
        </w:r>
      </w:ins>
      <w:r>
        <w:rPr>
          <w:rFonts w:asciiTheme="majorBidi" w:hAnsiTheme="majorBidi" w:cstheme="majorBidi"/>
          <w:kern w:val="0"/>
          <w14:ligatures w14:val="none"/>
        </w:rPr>
        <w:t xml:space="preserve"> </w:t>
      </w:r>
      <w:del w:id="5287" w:author="Claude" w:date="2026-10-03T12:00:00Z">
        <w:r>
          <w:rPr>
            <w:rFonts w:asciiTheme="majorBidi" w:hAnsiTheme="majorBidi" w:cstheme="majorBidi"/>
            <w:kern w:val="0"/>
            <w14:ligatures w14:val="none"/>
          </w:rPr>
          <w:delText xml:space="preserve">opposing</w:delText>
        </w:r>
      </w:del>
      <w:ins w:id="5288" w:author="Claude" w:date="2026-10-03T12:00:00Z">
        <w:r>
          <w:rPr>
            <w:rFonts w:asciiTheme="majorBidi" w:hAnsiTheme="majorBidi" w:cstheme="majorBidi"/>
            <w:kern w:val="0"/>
            <w14:ligatures w14:val="none"/>
          </w:rPr>
          <w:t xml:space="preserve">Class</w:t>
        </w:r>
      </w:ins>
      <w:r>
        <w:rPr>
          <w:rFonts w:asciiTheme="majorBidi" w:hAnsiTheme="majorBidi" w:cstheme="majorBidi"/>
          <w:kern w:val="0"/>
          <w14:ligatures w14:val="none"/>
        </w:rPr>
        <w:t xml:space="preserve"> </w:t>
      </w:r>
      <w:del w:id="5289" w:author="Claude" w:date="2026-10-03T12:00:00Z">
        <w:r>
          <w:rPr>
            <w:rFonts w:asciiTheme="majorBidi" w:hAnsiTheme="majorBidi" w:cstheme="majorBidi"/>
            <w:kern w:val="0"/>
            <w14:ligatures w14:val="none"/>
          </w:rPr>
          <w:delText xml:space="preserve">responses:</w:delText>
        </w:r>
      </w:del>
      <w:ins w:id="5290" w:author="Claude" w:date="2026-10-03T12:00:00Z">
        <w:r>
          <w:rPr>
            <w:rFonts w:asciiTheme="majorBidi" w:hAnsiTheme="majorBidi" w:cstheme="majorBidi"/>
            <w:kern w:val="0"/>
            <w14:ligatures w14:val="none"/>
          </w:rPr>
          <w:t xml:space="preserve">2,</w:t>
        </w:r>
      </w:ins>
      <w:r>
        <w:rPr>
          <w:rFonts w:asciiTheme="majorBidi" w:hAnsiTheme="majorBidi" w:cstheme="majorBidi"/>
          <w:kern w:val="0"/>
          <w14:ligatures w14:val="none"/>
        </w:rPr>
        <w:t xml:space="preserve"> </w:t>
      </w:r>
      <w:del w:id="5291" w:author="Claude" w:date="2026-10-03T12:00:00Z">
        <w:r>
          <w:rPr>
            <w:rFonts w:asciiTheme="majorBidi" w:hAnsiTheme="majorBidi" w:cstheme="majorBidi"/>
            <w:kern w:val="0"/>
            <w14:ligatures w14:val="none"/>
          </w:rPr>
          <w:delText xml:space="preserve">it</w:delText>
        </w:r>
      </w:del>
      <w:ins w:id="5292" w:author="Claude" w:date="2026-10-03T12:00:00Z">
        <w:r>
          <w:rPr>
            <w:rFonts w:asciiTheme="majorBidi" w:hAnsiTheme="majorBidi" w:cstheme="majorBidi"/>
            <w:kern w:val="0"/>
            <w14:ligatures w14:val="none"/>
          </w:rPr>
          <w:t xml:space="preserve">which</w:t>
        </w:r>
      </w:ins>
      <w:r>
        <w:rPr>
          <w:rFonts w:asciiTheme="majorBidi" w:hAnsiTheme="majorBidi" w:cstheme="majorBidi"/>
          <w:kern w:val="0"/>
          <w14:ligatures w14:val="none"/>
        </w:rPr>
        <w:t xml:space="preserve"> increases the predicted likelihood of selecting a </w:t>
      </w:r>
      <w:del w:id="5293" w:author="Claude" w:date="2026-10-03T12:00:00Z">
        <w:r>
          <w:rPr>
            <w:rFonts w:asciiTheme="majorBidi" w:hAnsiTheme="majorBidi" w:cstheme="majorBidi"/>
            <w:kern w:val="0"/>
            <w14:ligatures w14:val="none"/>
          </w:rPr>
          <w:delText xml:space="preserve">product</w:delText>
        </w:r>
      </w:del>
      <w:ins w:id="5294" w:author="Claude" w:date="2026-10-03T12:00:00Z">
        <w:r>
          <w:rPr>
            <w:rFonts w:asciiTheme="majorBidi" w:hAnsiTheme="majorBidi" w:cstheme="majorBidi"/>
            <w:kern w:val="0"/>
            <w14:ligatures w14:val="none"/>
          </w:rPr>
          <w:t xml:space="preserve">product. The two social-benefit estimates are large and warrant caution. Class 5 rarely opts out</w:t>
        </w:r>
      </w:ins>
      <w:r>
        <w:rPr>
          <w:rFonts w:asciiTheme="majorBidi" w:hAnsiTheme="majorBidi" w:cstheme="majorBidi"/>
          <w:kern w:val="0"/>
          <w14:ligatures w14:val="none"/>
        </w:rPr>
        <w:t xml:space="preserve"> in </w:t>
      </w:r>
      <w:del w:id="5295" w:author="Claude" w:date="2026-10-03T12:00:00Z">
        <w:r>
          <w:rPr>
            <w:rFonts w:asciiTheme="majorBidi" w:hAnsiTheme="majorBidi" w:cstheme="majorBidi"/>
            <w:kern w:val="0"/>
            <w14:ligatures w14:val="none"/>
          </w:rPr>
          <w:delText xml:space="preserve">Class</w:delText>
        </w:r>
      </w:del>
      <w:ins w:id="5296" w:author="Claude" w:date="2026-10-03T12:00:00Z">
        <w:r>
          <w:rPr>
            <w:rFonts w:asciiTheme="majorBidi" w:hAnsiTheme="majorBidi" w:cstheme="majorBidi"/>
            <w:kern w:val="0"/>
            <w14:ligatures w14:val="none"/>
          </w:rPr>
          <w:t xml:space="preserve">the</w:t>
        </w:r>
      </w:ins>
      <w:r>
        <w:rPr>
          <w:rFonts w:asciiTheme="majorBidi" w:hAnsiTheme="majorBidi" w:cstheme="majorBidi"/>
          <w:kern w:val="0"/>
          <w14:ligatures w14:val="none"/>
        </w:rPr>
        <w:t xml:space="preserve"> </w:t>
      </w:r>
      <w:del w:id="5297" w:author="Claude" w:date="2026-10-03T12:00:00Z">
        <w:r>
          <w:rPr>
            <w:rFonts w:asciiTheme="majorBidi" w:hAnsiTheme="majorBidi" w:cstheme="majorBidi"/>
            <w:kern w:val="0"/>
            <w14:ligatures w14:val="none"/>
          </w:rPr>
          <w:delText xml:space="preserve">2</w:delText>
        </w:r>
      </w:del>
      <w:ins w:id="5298" w:author="Claude" w:date="2026-10-03T12:00:00Z">
        <w:r>
          <w:rPr>
            <w:rFonts w:asciiTheme="majorBidi" w:hAnsiTheme="majorBidi" w:cstheme="majorBidi"/>
            <w:kern w:val="0"/>
            <w14:ligatures w14:val="none"/>
          </w:rPr>
          <w:t xml:space="preserve">absence of a message, so its interaction is identified from few opt-out choices,</w:t>
        </w:r>
      </w:ins>
      <w:r>
        <w:rPr>
          <w:rFonts w:asciiTheme="majorBidi" w:hAnsiTheme="majorBidi" w:cstheme="majorBidi"/>
          <w:kern w:val="0"/>
          <w14:ligatures w14:val="none"/>
        </w:rPr>
        <w:t xml:space="preserve"> and </w:t>
      </w:r>
      <w:del w:id="5299" w:author="Claude" w:date="2026-10-03T12:00:00Z">
        <w:r>
          <w:rPr>
            <w:rFonts w:asciiTheme="majorBidi" w:hAnsiTheme="majorBidi" w:cstheme="majorBidi"/>
            <w:kern w:val="0"/>
            <w14:ligatures w14:val="none"/>
          </w:rPr>
          <w:delText xml:space="preserve">decreases</w:delText>
        </w:r>
      </w:del>
      <w:ins w:id="5300" w:author="Claude" w:date="2026-10-03T12:00:00Z">
        <w:r>
          <w:rPr>
            <w:rFonts w:asciiTheme="majorBidi" w:hAnsiTheme="majorBidi" w:cstheme="majorBidi"/>
            <w:kern w:val="0"/>
            <w14:ligatures w14:val="none"/>
          </w:rPr>
          <w:t xml:space="preserve">because</w:t>
        </w:r>
      </w:ins>
      <w:r>
        <w:rPr>
          <w:rFonts w:asciiTheme="majorBidi" w:hAnsiTheme="majorBidi" w:cstheme="majorBidi"/>
          <w:kern w:val="0"/>
          <w14:ligatures w14:val="none"/>
        </w:rPr>
        <w:t xml:space="preserve"> </w:t>
      </w:r>
      <w:del w:id="5301" w:author="Claude" w:date="2026-10-03T12:00:00Z">
        <w:r>
          <w:rPr>
            <w:rFonts w:asciiTheme="majorBidi" w:hAnsiTheme="majorBidi" w:cstheme="majorBidi"/>
            <w:kern w:val="0"/>
            <w14:ligatures w14:val="none"/>
          </w:rPr>
          <w:delText xml:space="preserve">it</w:delText>
        </w:r>
      </w:del>
      <w:ins w:id="5302" w:author="Claude" w:date="2026-10-03T12:00:00Z">
        <w:r>
          <w:rPr>
            <w:rFonts w:asciiTheme="majorBidi" w:hAnsiTheme="majorBidi" w:cstheme="majorBidi"/>
            <w:kern w:val="0"/>
            <w14:ligatures w14:val="none"/>
          </w:rPr>
          <w:t xml:space="preserve">class</w:t>
        </w:r>
      </w:ins>
      <w:r>
        <w:rPr>
          <w:rFonts w:asciiTheme="majorBidi" w:hAnsiTheme="majorBidi" w:cstheme="majorBidi"/>
          <w:kern w:val="0"/>
          <w14:ligatures w14:val="none"/>
        </w:rPr>
        <w:t xml:space="preserve"> </w:t>
      </w:r>
      <w:del w:id="5303" w:author="Claude" w:date="2026-10-03T12:00:00Z">
        <w:r>
          <w:rPr>
            <w:rFonts w:asciiTheme="majorBidi" w:hAnsiTheme="majorBidi" w:cstheme="majorBidi"/>
            <w:kern w:val="0"/>
            <w14:ligatures w14:val="none"/>
          </w:rPr>
          <w:delText xml:space="preserve">in</w:delText>
        </w:r>
      </w:del>
      <w:ins w:id="5304" w:author="Claude" w:date="2026-10-03T12:00:00Z">
        <w:r>
          <w:rPr>
            <w:rFonts w:asciiTheme="majorBidi" w:hAnsiTheme="majorBidi" w:cstheme="majorBidi"/>
            <w:kern w:val="0"/>
            <w14:ligatures w14:val="none"/>
          </w:rPr>
          <w:t xml:space="preserve">membership</w:t>
        </w:r>
      </w:ins>
      <w:r>
        <w:rPr>
          <w:rFonts w:asciiTheme="majorBidi" w:hAnsiTheme="majorBidi" w:cstheme="majorBidi"/>
          <w:kern w:val="0"/>
          <w14:ligatures w14:val="none"/>
        </w:rPr>
        <w:t xml:space="preserve"> </w:t>
      </w:r>
      <w:del w:id="5305" w:author="Claude" w:date="2026-10-03T12:00:00Z">
        <w:r>
          <w:rPr>
            <w:rFonts w:asciiTheme="majorBidi" w:hAnsiTheme="majorBidi" w:cstheme="majorBidi"/>
            <w:kern w:val="0"/>
            <w14:ligatures w14:val="none"/>
          </w:rPr>
          <w:delText xml:space="preserve">Class</w:delText>
        </w:r>
      </w:del>
      <w:ins w:id="5306" w:author="Claude" w:date="2026-10-03T12:00:00Z">
        <w:r>
          <w:rPr>
            <w:rFonts w:asciiTheme="majorBidi" w:hAnsiTheme="majorBidi" w:cstheme="majorBidi"/>
            <w:kern w:val="0"/>
            <w14:ligatures w14:val="none"/>
          </w:rPr>
          <w:t xml:space="preserve">is</w:t>
        </w:r>
      </w:ins>
      <w:r>
        <w:rPr>
          <w:rFonts w:asciiTheme="majorBidi" w:hAnsiTheme="majorBidi" w:cstheme="majorBidi"/>
          <w:kern w:val="0"/>
          <w14:ligatures w14:val="none"/>
        </w:rPr>
        <w:t xml:space="preserve"> </w:t>
      </w:r>
      <w:del w:id="5307" w:author="Claude" w:date="2026-10-03T12:00:00Z">
        <w:r>
          <w:rPr>
            <w:rFonts w:asciiTheme="majorBidi" w:hAnsiTheme="majorBidi" w:cstheme="majorBidi"/>
            <w:kern w:val="0"/>
            <w14:ligatures w14:val="none"/>
          </w:rPr>
          <w:delText xml:space="preserve">5.</w:delText>
        </w:r>
      </w:del>
      <w:ins w:id="5308" w:author="Claude" w:date="2026-10-03T12:00:00Z">
        <w:r>
          <w:rPr>
            <w:rFonts w:asciiTheme="majorBidi" w:hAnsiTheme="majorBidi" w:cstheme="majorBidi"/>
            <w:kern w:val="0"/>
            <w14:ligatures w14:val="none"/>
          </w:rPr>
          <w:t xml:space="preserve">estimated jointly with the message interactions, the opposite-signed estimates may partly reflect classes that sort respondents by message arm.</w:t>
        </w:r>
      </w:ins>
      <w:r>
        <w:rPr>
          <w:rFonts w:asciiTheme="majorBidi" w:hAnsiTheme="majorBidi" w:cstheme="majorBidi"/>
          <w:kern w:val="0"/>
          <w14:ligatures w14:val="none"/>
        </w:rPr>
        <w:t xml:space="preserve"> None of the benefit-message interactions is statistically significant in Class 4. These findings concern the decision to select a product versus opting out and do not establish changes in the valuation of individual attributes.</w:t>
      </w:r>
      <w:commentRangeEnd w:id="7"/>
      <w:r>
        <w:rPr>
          <w:rStyle w:val="CommentReference"/>
        </w:rPr>
        <w:commentReference w:id="7"/>
      </w:r>
    </w:p>
    <w:p w14:paraId="520A23A3" w14:textId="77777777" w:rsidR="00074F93" w:rsidRPr="006301E3" w:rsidRDefault="00074F93" w:rsidP="00074F93">
      <w:pPr>
        <w:pStyle w:val="ListParagraph"/>
        <w:numPr>
          <w:ilvl w:val="1"/>
          <w:numId w:val="1"/>
        </w:numPr>
        <w:spacing w:line="480" w:lineRule="auto"/>
        <w:jc w:val="both"/>
        <w:rPr>
          <w:rFonts w:asciiTheme="majorBidi" w:hAnsiTheme="majorBidi" w:cstheme="majorBidi"/>
          <w:i/>
          <w:iCs/>
          <w:kern w:val="0"/>
          <w14:ligatures w14:val="none"/>
        </w:rPr>
      </w:pPr>
      <w:r w:rsidRPr="006301E3">
        <w:rPr>
          <w:rFonts w:asciiTheme="majorBidi" w:hAnsiTheme="majorBidi" w:cstheme="majorBidi"/>
          <w:i/>
          <w:iCs/>
          <w:kern w:val="0"/>
          <w14:ligatures w14:val="none"/>
        </w:rPr>
        <w:t>Willingness to pay</w:t>
      </w:r>
    </w:p>
    <w:p w14:paraId="6A05FD27" w14:textId="77777777"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Table 5 reports class-specific </w:t>
      </w:r>
      <w:del w:id="5309" w:author="Claude" w:date="2026-10-03T12:00:00Z">
        <w:r>
          <w:rPr>
            <w:rFonts w:asciiTheme="majorBidi" w:hAnsiTheme="majorBidi" w:cstheme="majorBidi"/>
          </w:rPr>
          <w:delText xml:space="preserve">willingness to pay (WTP)</w:delText>
        </w:r>
      </w:del>
      <w:ins w:id="5310" w:author="Claude" w:date="2026-10-03T12:00:00Z">
        <w:r>
          <w:rPr>
            <w:rFonts w:asciiTheme="majorBidi" w:hAnsiTheme="majorBidi" w:cstheme="majorBidi"/>
          </w:rPr>
          <w:t xml:space="preserve">WTP</w:t>
        </w:r>
      </w:ins>
      <w:r>
        <w:rPr>
          <w:rFonts w:asciiTheme="majorBidi" w:hAnsiTheme="majorBidi" w:cstheme="majorBidi"/>
        </w:rPr>
        <w:t xml:space="preserve"> in </w:t>
      </w:r>
      <w:del w:id="5311" w:author="Claude" w:date="2026-10-03T12:00:00Z">
        <w:r>
          <w:rPr>
            <w:rFonts w:asciiTheme="majorBidi" w:hAnsiTheme="majorBidi" w:cstheme="majorBidi"/>
          </w:rPr>
          <w:delText xml:space="preserve">US</w:delText>
        </w:r>
      </w:del>
      <w:ins w:id="5312" w:author="Claude" w:date="2026-10-03T12:00:00Z">
        <w:r>
          <w:rPr>
            <w:rFonts w:asciiTheme="majorBidi" w:hAnsiTheme="majorBidi" w:cstheme="majorBidi"/>
          </w:rPr>
          <w:t xml:space="preserve">U.S.</w:t>
        </w:r>
      </w:ins>
      <w:r>
        <w:rPr>
          <w:rFonts w:asciiTheme="majorBidi" w:hAnsiTheme="majorBidi" w:cstheme="majorBidi"/>
        </w:rPr>
        <w:t xml:space="preserve"> dollars per 10-oz pack, with 95% confidence intervals. Positive estimates represent price premiums, while negative estimates indicate discounts associated with the attribute levels. Panel A reports attribute WTP, with temperature-tolerance technologies evaluated under non-intrusive wording. Panel B reports the changes associated with intrusive wording.</w:t>
      </w:r>
      <w:ins w:id="5313" w:author="Claude" w:date="2026-10-03T12:00:00Z">
        <w:r>
          <w:rPr>
            <w:rFonts w:asciiTheme="majorBidi" w:hAnsiTheme="majorBidi" w:cstheme="majorBidi"/>
          </w:rPr>
          <w:t xml:space="preserve"> Because each class’s WTP uses its own price coefficient, WTP provides the basis for comparing classes. The estimates for Classes 1 and 3 are large because their price coefficients are small relative to their attribute coefficients, and several Class 3 estimates exceed the $2.00 price range used in the experiment. These should be read as indicating weak price constraints rather than as literal premiums, and because the Class 3 price coefficient is imprecisely estimated (95% CI −0.60 to −0.06), the delta-method confidence intervals for this class are only approximate. Because WTP tests concern nonlinear ratios, their significance can differ slightly from that of the underlying coefficients.</w:t>
        </w:r>
      </w:ins>
    </w:p>
    <w:p w14:paraId="02CDB250" w14:textId="77777777"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Carbon-reduction premiums vary across the five classes.</w:t>
      </w:r>
      <w:del w:id="5314" w:author="Claude" w:date="2026-10-03T12:00:00Z">
        <w:r>
          <w:rPr>
            <w:rFonts w:asciiTheme="majorBidi" w:hAnsiTheme="majorBidi" w:cstheme="majorBidi"/>
          </w:rPr>
          <w:delText xml:space="preserve"> Class 1 exhibits positive, statistically significant WTP for 10% and 20% reductions. Class 2 has no statistically significant carbon-reduction premiums.</w:delText>
        </w:r>
      </w:del>
      <w:r>
        <w:rPr>
          <w:rFonts w:asciiTheme="majorBidi" w:hAnsiTheme="majorBidi" w:cstheme="majorBidi"/>
        </w:rPr>
        <w:t xml:space="preserve"> Classes 3 and 5 exhibit positive, statistically significant WTP at all three levels, with point estimates increasing with the reduction </w:t>
      </w:r>
      <w:del w:id="5315" w:author="Claude" w:date="2026-10-03T12:00:00Z">
        <w:r>
          <w:rPr>
            <w:rFonts w:asciiTheme="majorBidi" w:hAnsiTheme="majorBidi" w:cstheme="majorBidi"/>
          </w:rPr>
          <w:delText xml:space="preserve">level.</w:delText>
        </w:r>
      </w:del>
      <w:ins w:id="5316" w:author="Claude" w:date="2026-10-03T12:00:00Z">
        <w:r>
          <w:rPr>
            <w:rFonts w:asciiTheme="majorBidi" w:hAnsiTheme="majorBidi" w:cstheme="majorBidi"/>
          </w:rPr>
          <w:t xml:space="preserve">level (from $0.46 to $0.65 per pack in Class 5). Class 1 exhibits positive, statistically significant WTP for 10% and 20% reductions ($0.87 and $1.28) but not for a 30% reduction.</w:t>
        </w:r>
      </w:ins>
      <w:r>
        <w:rPr>
          <w:rFonts w:asciiTheme="majorBidi" w:hAnsiTheme="majorBidi" w:cstheme="majorBidi"/>
        </w:rPr>
        <w:t xml:space="preserve"> In Class 4,</w:t>
      </w:r>
      <w:ins w:id="5317" w:author="Claude" w:date="2026-10-03T12:00:00Z">
        <w:r>
          <w:rPr>
            <w:rFonts w:asciiTheme="majorBidi" w:hAnsiTheme="majorBidi" w:cstheme="majorBidi"/>
          </w:rPr>
          <w:t xml:space="preserve"> only</w:t>
        </w:r>
      </w:ins>
      <w:r>
        <w:rPr>
          <w:rFonts w:asciiTheme="majorBidi" w:hAnsiTheme="majorBidi" w:cstheme="majorBidi"/>
        </w:rPr>
        <w:t xml:space="preserve"> the premium for a 20% reduction </w:t>
      </w:r>
      <w:ins w:id="5318" w:author="Claude" w:date="2026-10-03T12:00:00Z">
        <w:r>
          <w:rPr>
            <w:rFonts w:asciiTheme="majorBidi" w:hAnsiTheme="majorBidi" w:cstheme="majorBidi"/>
          </w:rPr>
          <w:t xml:space="preserve">($0.85) </w:t>
        </w:r>
      </w:ins>
      <w:r>
        <w:rPr>
          <w:rFonts w:asciiTheme="majorBidi" w:hAnsiTheme="majorBidi" w:cstheme="majorBidi"/>
        </w:rPr>
        <w:t xml:space="preserve">is statistically significant.</w:t>
      </w:r>
      <w:ins w:id="5319" w:author="Claude" w:date="2026-10-03T12:00:00Z">
        <w:r>
          <w:rPr>
            <w:rFonts w:asciiTheme="majorBidi" w:hAnsiTheme="majorBidi" w:cstheme="majorBidi"/>
          </w:rPr>
          <w:t xml:space="preserve"> Class 2 has no statistically significant carbon-reduction premiums.</w:t>
        </w:r>
      </w:ins>
    </w:p>
    <w:p>
      <w:pPr>
        <w:pStyle w:val="NoSpacing"/>
        <w:spacing w:line="480" w:lineRule="auto"/>
        <w:jc w:val="both"/>
        <w:rPr>
          <w:ins w:id="5320" w:author="Claude" w:date="2026-10-03T12:00:00Z"/>
          <w:rFonts w:asciiTheme="majorBidi" w:hAnsiTheme="majorBidi" w:cstheme="majorBidi"/>
        </w:rPr>
      </w:pPr>
      <w:commentRangeStart w:id="8"/>
      <w:ins w:id="5321" w:author="Claude" w:date="2026-10-03T12:00:00Z">
        <w:r>
          <w:rPr>
            <w:rFonts w:asciiTheme="majorBidi" w:hAnsiTheme="majorBidi" w:cstheme="majorBidi"/>
          </w:rPr>
          <w:t xml:space="preserve">Wald tests using the full covariance matrix (Appendix Table A2) compare the carbon coefficients across reduction levels directly. Equality of the three carbon coefficients is rejected in every class (p &lt; 0.01), but the ordering differs. In Classes 3 and 5, each larger reduction is valued more than each smaller reduction, and in Class 2 the 30% reduction is valued above the 10% reduction (p = 0.003) and, less strongly, above the 20% reduction (p = 0.036). In contrast, Class 1 values the 30% reduction significantly less than the 20% reduction (p &lt; 0.001) and the 10% reduction (p = 0.019), and Class 4 values it less than the 20% reduction (p = 0.008), with no significant difference between the 30% and 10% reductions (p = 0.98). The Class 1 and Class 4 differences remain significant after a Holm adjustment for the three comparisons within each class. For two segments representing 45.6% of respondents, a moderate carbon-reduction claim is therefore valued more highly than the largest one.</w:t>
        </w:r>
      </w:ins>
      <w:commentRangeEnd w:id="8"/>
      <w:r>
        <w:rPr>
          <w:rStyle w:val="CommentReference"/>
        </w:rPr>
        <w:commentReference w:id="8"/>
      </w:r>
    </w:p>
    <w:p w14:paraId="283E652E" w14:textId="77777777" w:rsidR="00074F93" w:rsidRPr="006703D3"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Preferences for temperature-tolerance technologies also differ across segments. Beneficial microorganisms are associated with positive premiums in Classes 1, 3, and 4, whereas Classes 2 and 5 exhibit negative WTP, with the Class 5 estimate significant only at the 10% level. GMO technology commands a positive premium in Class 1 </w:t>
      </w:r>
      <w:ins w:id="5322" w:author="Claude" w:date="2026-10-03T12:00:00Z">
        <w:r>
          <w:rPr>
            <w:rFonts w:asciiTheme="majorBidi" w:hAnsiTheme="majorBidi" w:cstheme="majorBidi"/>
          </w:rPr>
          <w:t xml:space="preserve">($1.81) </w:t>
        </w:r>
      </w:ins>
      <w:r>
        <w:rPr>
          <w:rFonts w:asciiTheme="majorBidi" w:hAnsiTheme="majorBidi" w:cstheme="majorBidi"/>
        </w:rPr>
        <w:t xml:space="preserve">but negative WTP in Classes </w:t>
      </w:r>
      <w:del w:id="5323" w:author="Claude" w:date="2026-10-03T12:00:00Z">
        <w:r>
          <w:rPr>
            <w:rFonts w:asciiTheme="majorBidi" w:hAnsiTheme="majorBidi" w:cstheme="majorBidi"/>
          </w:rPr>
          <w:delText xml:space="preserve">2-5.</w:delText>
        </w:r>
      </w:del>
      <w:ins w:id="5324" w:author="Claude" w:date="2026-10-03T12:00:00Z">
        <w:r>
          <w:rPr>
            <w:rFonts w:asciiTheme="majorBidi" w:hAnsiTheme="majorBidi" w:cstheme="majorBidi"/>
          </w:rPr>
          <w:t xml:space="preserve">2–5.</w:t>
        </w:r>
      </w:ins>
      <w:r>
        <w:rPr>
          <w:rFonts w:asciiTheme="majorBidi" w:hAnsiTheme="majorBidi" w:cstheme="majorBidi"/>
        </w:rPr>
        <w:t xml:space="preserve"> Plant breeding has statistically significant negative WTP only in Class </w:t>
      </w:r>
      <w:del w:id="5325" w:author="Claude" w:date="2026-10-03T12:00:00Z">
        <w:r>
          <w:rPr>
            <w:rFonts w:asciiTheme="majorBidi" w:hAnsiTheme="majorBidi" w:cstheme="majorBidi"/>
          </w:rPr>
          <w:delText xml:space="preserve">5.</w:delText>
        </w:r>
      </w:del>
      <w:ins w:id="5326" w:author="Claude" w:date="2026-10-03T12:00:00Z">
        <w:r>
          <w:rPr>
            <w:rFonts w:asciiTheme="majorBidi" w:hAnsiTheme="majorBidi" w:cstheme="majorBidi"/>
          </w:rPr>
          <w:t xml:space="preserve">5; the negative Class 3 coefficient, significant at the 10% level, does not translate into a significant WTP estimate.</w:t>
        </w:r>
      </w:ins>
    </w:p>
    <w:p w14:paraId="61A658B3" w14:textId="3C71AEDD"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Seasonal production and bioenergy show positive premiums in Classes </w:t>
      </w:r>
      <w:del w:id="5327" w:author="Claude" w:date="2026-10-03T12:00:00Z">
        <w:r>
          <w:rPr>
            <w:rFonts w:asciiTheme="majorBidi" w:hAnsiTheme="majorBidi" w:cstheme="majorBidi"/>
          </w:rPr>
          <w:delText xml:space="preserve">2-5,</w:delText>
        </w:r>
      </w:del>
      <w:ins w:id="5328" w:author="Claude" w:date="2026-10-03T12:00:00Z">
        <w:r>
          <w:rPr>
            <w:rFonts w:asciiTheme="majorBidi" w:hAnsiTheme="majorBidi" w:cstheme="majorBidi"/>
          </w:rPr>
          <w:t xml:space="preserve">2–5,</w:t>
        </w:r>
      </w:ins>
      <w:r>
        <w:rPr>
          <w:rFonts w:asciiTheme="majorBidi" w:hAnsiTheme="majorBidi" w:cstheme="majorBidi"/>
        </w:rPr>
        <w:t xml:space="preserve"> although the bioenergy premium in Class 4 is significant only at the 10% level. AI-based energy efficiency has positive WTP in Classes 2, 3, and 5 but negative WTP in Classes 1 and 4. Pathogen-free wastewater commands positive premiums in Classes 1, 3, and </w:t>
      </w:r>
      <w:del w:id="5329" w:author="Claude" w:date="2026-10-03T12:00:00Z">
        <w:r>
          <w:rPr>
            <w:rFonts w:asciiTheme="majorBidi" w:hAnsiTheme="majorBidi" w:cstheme="majorBidi"/>
          </w:rPr>
          <w:delText xml:space="preserve">4.</w:delText>
        </w:r>
      </w:del>
      <w:ins w:id="5330" w:author="Claude" w:date="2026-10-03T12:00:00Z">
        <w:r>
          <w:rPr>
            <w:rFonts w:asciiTheme="majorBidi" w:hAnsiTheme="majorBidi" w:cstheme="majorBidi"/>
          </w:rPr>
          <w:t xml:space="preserve">4, reaching $2.19 in Class 4, but carries a small discount in Class 2 (−$0.12) and has no significant WTP in Class 5.</w:t>
        </w:r>
      </w:ins>
      <w:r>
        <w:rPr>
          <w:rFonts w:asciiTheme="majorBidi" w:hAnsiTheme="majorBidi" w:cstheme="majorBidi"/>
        </w:rPr>
        <w:t xml:space="preserve"> Organic certification has positive WTP in Classes 1, 3, and </w:t>
      </w:r>
      <w:del w:id="5331" w:author="Claude" w:date="2026-10-03T12:00:00Z">
        <w:r>
          <w:rPr>
            <w:rFonts w:asciiTheme="majorBidi" w:hAnsiTheme="majorBidi" w:cstheme="majorBidi"/>
          </w:rPr>
          <w:delText xml:space="preserve">4.</w:delText>
        </w:r>
      </w:del>
      <w:ins w:id="5332" w:author="Claude" w:date="2026-10-03T12:00:00Z">
        <w:r>
          <w:rPr>
            <w:rFonts w:asciiTheme="majorBidi" w:hAnsiTheme="majorBidi" w:cstheme="majorBidi"/>
          </w:rPr>
          <w:t xml:space="preserve">4 and negative WTP in Classes 2 (−$0.26) and 5 (−$0.33).</w:t>
        </w:r>
      </w:ins>
    </w:p>
    <w:p w14:paraId="45A5C589" w14:textId="77777777" w:rsidR="00074F93"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Intrusive wording is associated with statistically significant reductions in WTP for GMO technology in Classes </w:t>
      </w:r>
      <w:del w:id="5333" w:author="Claude" w:date="2026-10-03T12:00:00Z">
        <w:r>
          <w:rPr>
            <w:rFonts w:asciiTheme="majorBidi" w:hAnsiTheme="majorBidi" w:cstheme="majorBidi"/>
          </w:rPr>
          <w:delText xml:space="preserve">1-4,</w:delText>
        </w:r>
      </w:del>
      <w:ins w:id="5334" w:author="Claude" w:date="2026-10-03T12:00:00Z">
        <w:r>
          <w:rPr>
            <w:rFonts w:asciiTheme="majorBidi" w:hAnsiTheme="majorBidi" w:cstheme="majorBidi"/>
          </w:rPr>
          <w:t xml:space="preserve">1–4, ranging from $0.42 in Class 2 to $2.22 in Class 3,</w:t>
        </w:r>
      </w:ins>
      <w:r>
        <w:rPr>
          <w:rFonts w:asciiTheme="majorBidi" w:hAnsiTheme="majorBidi" w:cstheme="majorBidi"/>
        </w:rPr>
        <w:t xml:space="preserve"> while the change in Class 5 is not statistically significant. </w:t>
      </w:r>
      <w:del w:id="5335" w:author="Claude" w:date="2026-10-03T12:00:00Z">
        <w:r>
          <w:rPr>
            <w:rFonts w:asciiTheme="majorBidi" w:hAnsiTheme="majorBidi" w:cstheme="majorBidi"/>
          </w:rPr>
          <w:delText xml:space="preserve">It</w:delText>
        </w:r>
      </w:del>
      <w:ins w:id="5336" w:author="Claude" w:date="2026-10-03T12:00:00Z">
        <w:r>
          <w:rPr>
            <w:rFonts w:asciiTheme="majorBidi" w:hAnsiTheme="majorBidi" w:cstheme="majorBidi"/>
          </w:rPr>
          <w:t xml:space="preserve">In Class 4, it is</w:t>
        </w:r>
      </w:ins>
      <w:r>
        <w:rPr>
          <w:rFonts w:asciiTheme="majorBidi" w:hAnsiTheme="majorBidi" w:cstheme="majorBidi"/>
        </w:rPr>
        <w:t xml:space="preserve"> also </w:t>
      </w:r>
      <w:del w:id="5337" w:author="Claude" w:date="2026-10-03T12:00:00Z">
        <w:r>
          <w:rPr>
            <w:rFonts w:asciiTheme="majorBidi" w:hAnsiTheme="majorBidi" w:cstheme="majorBidi"/>
          </w:rPr>
          <w:delText xml:space="preserve">reduces</w:delText>
        </w:r>
      </w:del>
      <w:ins w:id="5338" w:author="Claude" w:date="2026-10-03T12:00:00Z">
        <w:r>
          <w:rPr>
            <w:rFonts w:asciiTheme="majorBidi" w:hAnsiTheme="majorBidi" w:cstheme="majorBidi"/>
          </w:rPr>
          <w:t xml:space="preserve">associated with lower</w:t>
        </w:r>
      </w:ins>
      <w:r>
        <w:rPr>
          <w:rFonts w:asciiTheme="majorBidi" w:hAnsiTheme="majorBidi" w:cstheme="majorBidi"/>
        </w:rPr>
        <w:t xml:space="preserve"> WTP for beneficial microorganisms </w:t>
      </w:r>
      <w:del w:id="5339" w:author="Claude" w:date="2026-10-03T12:00:00Z">
        <w:r>
          <w:rPr>
            <w:rFonts w:asciiTheme="majorBidi" w:hAnsiTheme="majorBidi" w:cstheme="majorBidi"/>
          </w:rPr>
          <w:delText xml:space="preserve">and</w:delText>
        </w:r>
      </w:del>
      <w:ins w:id="5340" w:author="Claude" w:date="2026-10-03T12:00:00Z">
        <w:r>
          <w:rPr>
            <w:rFonts w:asciiTheme="majorBidi" w:hAnsiTheme="majorBidi" w:cstheme="majorBidi"/>
          </w:rPr>
          <w:t xml:space="preserve">and,</w:t>
        </w:r>
      </w:ins>
      <w:r>
        <w:rPr>
          <w:rFonts w:asciiTheme="majorBidi" w:hAnsiTheme="majorBidi" w:cstheme="majorBidi"/>
        </w:rPr>
        <w:t xml:space="preserve"> </w:t>
      </w:r>
      <w:del w:id="5341" w:author="Claude" w:date="2026-10-03T12:00:00Z">
        <w:r>
          <w:rPr>
            <w:rFonts w:asciiTheme="majorBidi" w:hAnsiTheme="majorBidi" w:cstheme="majorBidi"/>
          </w:rPr>
          <w:delText xml:space="preserve">increases</w:delText>
        </w:r>
      </w:del>
      <w:ins w:id="5342" w:author="Claude" w:date="2026-10-03T12:00:00Z">
        <w:r>
          <w:rPr>
            <w:rFonts w:asciiTheme="majorBidi" w:hAnsiTheme="majorBidi" w:cstheme="majorBidi"/>
          </w:rPr>
          <w:t xml:space="preserve">at the margin of significance (p = 0.05; 95% CI $0.00–$0.71), with higher</w:t>
        </w:r>
      </w:ins>
      <w:r>
        <w:rPr>
          <w:rFonts w:asciiTheme="majorBidi" w:hAnsiTheme="majorBidi" w:cstheme="majorBidi"/>
        </w:rPr>
        <w:t xml:space="preserve"> WTP for plant </w:t>
      </w:r>
      <w:del w:id="5343" w:author="Claude" w:date="2026-10-03T12:00:00Z">
        <w:r>
          <w:rPr>
            <w:rFonts w:asciiTheme="majorBidi" w:hAnsiTheme="majorBidi" w:cstheme="majorBidi"/>
          </w:rPr>
          <w:delText xml:space="preserve">breeding</w:delText>
        </w:r>
      </w:del>
      <w:ins w:id="5344" w:author="Claude" w:date="2026-10-03T12:00:00Z">
        <w:r>
          <w:rPr>
            <w:rFonts w:asciiTheme="majorBidi" w:hAnsiTheme="majorBidi" w:cstheme="majorBidi"/>
          </w:rPr>
          <w:t xml:space="preserve">breeding,</w:t>
        </w:r>
      </w:ins>
      <w:r>
        <w:rPr>
          <w:rFonts w:asciiTheme="majorBidi" w:hAnsiTheme="majorBidi" w:cstheme="majorBidi"/>
        </w:rPr>
        <w:t xml:space="preserve"> </w:t>
      </w:r>
      <w:del w:id="5345" w:author="Claude" w:date="2026-10-03T12:00:00Z">
        <w:r>
          <w:rPr>
            <w:rFonts w:asciiTheme="majorBidi" w:hAnsiTheme="majorBidi" w:cstheme="majorBidi"/>
          </w:rPr>
          <w:delText xml:space="preserve">in</w:delText>
        </w:r>
      </w:del>
      <w:ins w:id="5346" w:author="Claude" w:date="2026-10-03T12:00:00Z">
        <w:r>
          <w:rPr>
            <w:rFonts w:asciiTheme="majorBidi" w:hAnsiTheme="majorBidi" w:cstheme="majorBidi"/>
          </w:rPr>
          <w:t xml:space="preserve">an</w:t>
        </w:r>
      </w:ins>
      <w:r>
        <w:rPr>
          <w:rFonts w:asciiTheme="majorBidi" w:hAnsiTheme="majorBidi" w:cstheme="majorBidi"/>
        </w:rPr>
        <w:t xml:space="preserve"> </w:t>
      </w:r>
      <w:del w:id="5347" w:author="Claude" w:date="2026-10-03T12:00:00Z">
        <w:r>
          <w:rPr>
            <w:rFonts w:asciiTheme="majorBidi" w:hAnsiTheme="majorBidi" w:cstheme="majorBidi"/>
          </w:rPr>
          <w:delText xml:space="preserve">Class</w:delText>
        </w:r>
      </w:del>
      <w:ins w:id="5348" w:author="Claude" w:date="2026-10-03T12:00:00Z">
        <w:r>
          <w:rPr>
            <w:rFonts w:asciiTheme="majorBidi" w:hAnsiTheme="majorBidi" w:cstheme="majorBidi"/>
          </w:rPr>
          <w:t xml:space="preserve">estimate</w:t>
        </w:r>
      </w:ins>
      <w:r>
        <w:rPr>
          <w:rFonts w:asciiTheme="majorBidi" w:hAnsiTheme="majorBidi" w:cstheme="majorBidi"/>
        </w:rPr>
        <w:t xml:space="preserve"> </w:t>
      </w:r>
      <w:del w:id="5349" w:author="Claude" w:date="2026-10-03T12:00:00Z">
        <w:r>
          <w:rPr>
            <w:rFonts w:asciiTheme="majorBidi" w:hAnsiTheme="majorBidi" w:cstheme="majorBidi"/>
          </w:rPr>
          <w:delText xml:space="preserve">4.</w:delText>
        </w:r>
      </w:del>
      <w:ins w:id="5350" w:author="Claude" w:date="2026-10-03T12:00:00Z">
        <w:r>
          <w:rPr>
            <w:rFonts w:asciiTheme="majorBidi" w:hAnsiTheme="majorBidi" w:cstheme="majorBidi"/>
          </w:rPr>
          <w:t xml:space="preserve">we treat as exploratory.</w:t>
        </w:r>
      </w:ins>
      <w:r>
        <w:rPr>
          <w:rFonts w:asciiTheme="majorBidi" w:hAnsiTheme="majorBidi" w:cstheme="majorBidi"/>
        </w:rPr>
        <w:t xml:space="preserve"> Changes for these two technologies are not statistically significant in the remaining classes.</w:t>
      </w:r>
      <w:del w:id="5351" w:author="Claude" w:date="2026-10-03T12:00:00Z">
        <w:r>
          <w:rPr>
            <w:rFonts w:asciiTheme="majorBidi" w:hAnsiTheme="majorBidi" w:cstheme="majorBidi"/>
          </w:rPr>
          <w:delText xml:space="preserve"> These findings show that responses to intrusive wording differ across technologies and consumer segments.</w:delText>
        </w:r>
      </w:del>
    </w:p>
    <w:p w14:paraId="5DC83001" w14:textId="77777777" w:rsidR="00074F93" w:rsidRPr="006301E3" w:rsidRDefault="00074F93" w:rsidP="00074F93">
      <w:pPr>
        <w:pStyle w:val="ListParagraph"/>
        <w:numPr>
          <w:ilvl w:val="1"/>
          <w:numId w:val="1"/>
        </w:numPr>
        <w:spacing w:line="480" w:lineRule="auto"/>
        <w:jc w:val="both"/>
        <w:rPr>
          <w:rFonts w:asciiTheme="majorBidi" w:hAnsiTheme="majorBidi" w:cstheme="majorBidi"/>
          <w:bCs/>
          <w:i/>
        </w:rPr>
        <w:pPrChange w:id="5352" w:author="Claude" w:date="2026-10-03T12:00:00Z">
          <w:pPr>
            <w:pStyle w:val="ListParagraph"/>
            <w:numPr>
              <w:ilvl w:val="1"/>
              <w:numId w:val="2"/>
            </w:numPr>
            <w:spacing w:line="480" w:lineRule="auto"/>
            <w:jc w:val="both"/>
          </w:pPr>
        </w:pPrChange>
      </w:pPr>
      <w:commentRangeStart w:id="9"/>
      <w:r w:rsidRPr="006301E3">
        <w:rPr>
          <w:rFonts w:asciiTheme="majorBidi" w:hAnsiTheme="majorBidi" w:cstheme="majorBidi"/>
          <w:bCs/>
          <w:i/>
        </w:rPr>
        <w:t>Market-share simulation</w:t>
      </w:r>
      <w:commentRangeEnd w:id="9"/>
      <w:r>
        <w:rPr>
          <w:rStyle w:val="CommentReference"/>
        </w:rPr>
        <w:commentReference w:id="9"/>
      </w:r>
    </w:p>
    <w:p w14:paraId="63E683AF"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Table 6 reports post-estimation choice-share simulations based on the five-class latent class model. Product A represents conventional greenhouse cherry tomatoes, with no carbon reduction, no temperature-tolerance or energy-efficiency technology, city water, and no organic certification. Its price is fixed at $2.19 per 10-oz pack, while Product B is evaluated at $2.19, $2.69, $3.19, $3.69, and $4.19. Each choice set includes Product A, one Product B profile, and a “Neither” option. Simulations assume no benefit </w:t>
      </w:r>
      <w:del w:id="5353" w:author="Claude" w:date="2026-10-03T12:00:00Z">
        <w:r>
          <w:rPr>
            <w:rFonts w:asciiTheme="majorBidi" w:hAnsiTheme="majorBidi" w:cstheme="majorBidi"/>
          </w:rPr>
          <w:delText xml:space="preserve">messaging</w:delText>
        </w:r>
      </w:del>
      <w:ins w:id="5354" w:author="Claude" w:date="2026-10-03T12:00:00Z">
        <w:r>
          <w:rPr>
            <w:rFonts w:asciiTheme="majorBidi" w:hAnsiTheme="majorBidi" w:cstheme="majorBidi"/>
          </w:rPr>
          <w:t xml:space="preserve">message</w:t>
        </w:r>
      </w:ins>
      <w:r>
        <w:rPr>
          <w:rFonts w:asciiTheme="majorBidi" w:hAnsiTheme="majorBidi" w:cstheme="majorBidi"/>
        </w:rPr>
        <w:t xml:space="preserve"> </w:t>
      </w:r>
      <w:del w:id="5355" w:author="Claude" w:date="2026-10-03T12:00:00Z">
        <w:r>
          <w:rPr>
            <w:rFonts w:asciiTheme="majorBidi" w:hAnsiTheme="majorBidi" w:cstheme="majorBidi"/>
          </w:rPr>
          <w:delText xml:space="preserve">or</w:delText>
        </w:r>
      </w:del>
      <w:ins w:id="5356" w:author="Claude" w:date="2026-10-03T12:00:00Z">
        <w:r>
          <w:rPr>
            <w:rFonts w:asciiTheme="majorBidi" w:hAnsiTheme="majorBidi" w:cstheme="majorBidi"/>
          </w:rPr>
          <w:t xml:space="preserve">and</w:t>
        </w:r>
      </w:ins>
      <w:r>
        <w:rPr>
          <w:rFonts w:asciiTheme="majorBidi" w:hAnsiTheme="majorBidi" w:cstheme="majorBidi"/>
        </w:rPr>
        <w:t xml:space="preserve"> </w:t>
      </w:r>
      <w:del w:id="5357" w:author="Claude" w:date="2026-10-03T12:00:00Z">
        <w:r>
          <w:rPr>
            <w:rFonts w:asciiTheme="majorBidi" w:hAnsiTheme="majorBidi" w:cstheme="majorBidi"/>
          </w:rPr>
          <w:delText xml:space="preserve">additional</w:delText>
        </w:r>
      </w:del>
      <w:ins w:id="5358" w:author="Claude" w:date="2026-10-03T12:00:00Z">
        <w:r>
          <w:rPr>
            <w:rFonts w:asciiTheme="majorBidi" w:hAnsiTheme="majorBidi" w:cstheme="majorBidi"/>
          </w:rPr>
          <w:t xml:space="preserve">non-intrusive</w:t>
        </w:r>
      </w:ins>
      <w:r>
        <w:rPr>
          <w:rFonts w:asciiTheme="majorBidi" w:hAnsiTheme="majorBidi" w:cstheme="majorBidi"/>
        </w:rPr>
        <w:t xml:space="preserve"> </w:t>
      </w:r>
      <w:del w:id="5359" w:author="Claude" w:date="2026-10-03T12:00:00Z">
        <w:r>
          <w:rPr>
            <w:rFonts w:asciiTheme="majorBidi" w:hAnsiTheme="majorBidi" w:cstheme="majorBidi"/>
          </w:rPr>
          <w:delText xml:space="preserve">intrusiveness information.</w:delText>
        </w:r>
      </w:del>
      <w:ins w:id="5360" w:author="Claude" w:date="2026-10-03T12:00:00Z">
        <w:r>
          <w:rPr>
            <w:rFonts w:asciiTheme="majorBidi" w:hAnsiTheme="majorBidi" w:cstheme="majorBidi"/>
          </w:rPr>
          <w:t xml:space="preserve">wording.</w:t>
        </w:r>
      </w:ins>
      <w:r>
        <w:rPr>
          <w:rFonts w:asciiTheme="majorBidi" w:hAnsiTheme="majorBidi" w:cstheme="majorBidi"/>
        </w:rPr>
        <w:t xml:space="preserve"> Predicted shares are aggregated across the five classes using sample-average </w:t>
      </w:r>
      <w:ins w:id="5361" w:author="Claude" w:date="2026-10-03T12:00:00Z">
        <w:r>
          <w:rPr>
            <w:rFonts w:asciiTheme="majorBidi" w:hAnsiTheme="majorBidi" w:cstheme="majorBidi"/>
          </w:rPr>
          <w:t xml:space="preserve">predicted </w:t>
        </w:r>
      </w:ins>
      <w:r>
        <w:rPr>
          <w:rFonts w:asciiTheme="majorBidi" w:hAnsiTheme="majorBidi" w:cstheme="majorBidi"/>
        </w:rPr>
        <w:t xml:space="preserve">class-membership </w:t>
      </w:r>
      <w:del w:id="5362" w:author="Claude" w:date="2026-10-03T12:00:00Z">
        <w:r>
          <w:rPr>
            <w:rFonts w:asciiTheme="majorBidi" w:hAnsiTheme="majorBidi" w:cstheme="majorBidi"/>
          </w:rPr>
          <w:delText xml:space="preserve">probabilities.</w:delText>
        </w:r>
      </w:del>
      <w:ins w:id="5363" w:author="Claude" w:date="2026-10-03T12:00:00Z">
        <w:r>
          <w:rPr>
            <w:rFonts w:asciiTheme="majorBidi" w:hAnsiTheme="majorBidi" w:cstheme="majorBidi"/>
          </w:rPr>
          <w:t xml:space="preserve">probabilities (35.1%, 10.7%, 27.8%, 10.7%, and 15.8%), which differ slightly from the class shares reported in Table 4. The shares are point predictions without confidence intervals, so small differences between profiles should not be overinterpreted.</w:t>
        </w:r>
      </w:ins>
    </w:p>
    <w:p w14:paraId="1D56AAF1" w14:textId="77777777" w:rsidR="00074F93" w:rsidRPr="00C9729A" w:rsidRDefault="00074F93" w:rsidP="00074F93">
      <w:pPr>
        <w:spacing w:line="480" w:lineRule="auto"/>
        <w:jc w:val="both"/>
        <w:rPr>
          <w:rFonts w:asciiTheme="majorBidi" w:hAnsiTheme="majorBidi" w:cstheme="majorBidi"/>
        </w:rPr>
      </w:pPr>
      <w:commentRangeStart w:id="10"/>
      <w:del w:id="5364" w:author="Claude" w:date="2026-10-03T12:00:00Z">
        <w:r>
          <w:rPr>
            <w:rFonts w:asciiTheme="majorBidi" w:hAnsiTheme="majorBidi" w:cstheme="majorBidi"/>
          </w:rPr>
          <w:delText xml:space="preserve">The simulations consider an expanded set of 13 illustrative Product B profiles, with Table 6 presenting six selected profiles. Both sets select the carbon-reduction level with the largest positive, statistically significant coefficient within each class. The expanded set retains alternative energy-efficiency levels with positive, statistically significant coefficients. Because these levels are mutually exclusive within the experimental design, they enter separate profiles. For example, Class 2 positively values seasonal production, AI-based energy efficiency, and bioenergy, generating three profiles in the expanded set. The six-profile set retains bioenergy because it has the largest estimated coefficient. These selections reflect point-estimate rankings and do not establish statistically significant differences between levels. Separate GMO and organic profiles are retained for Class 1 because both attributes are positively valued, but USDA organic standards prohibit the use of genetic engineering.</w:delText>
        </w:r>
      </w:del>
      <w:ins w:id="5365" w:author="Claude" w:date="2026-10-03T12:00:00Z">
        <w:r>
          <w:rPr>
            <w:rFonts w:asciiTheme="majorBidi" w:hAnsiTheme="majorBidi" w:cstheme="majorBidi"/>
          </w:rPr>
          <w:t xml:space="preserve">Each Product B profile is constructed from the class-specific estimates. Profiles use the carbon-reduction level with the largest positive, statistically significant coefficient within each class and, among the mutually exclusive energy-efficiency levels, the level with the largest positive, statistically significant coefficient (Class 1 has none, so its profiles include no energy technology). These selections reflect point-estimate rankings and do not establish statistically significant differences between levels. Separate GMO and organic profiles are retained for Class 1 because both attributes are positively valued, but USDA organic standards prohibit the use of genetic engineering. Results for an expanded set of 13 profiles, which retains the alternative energy-efficiency levels, are </w:t>
        </w:r>
        <w:r>
          <w:rPr>
            <w:rFonts w:asciiTheme="majorBidi" w:hAnsiTheme="majorBidi" w:cstheme="majorBidi"/>
            <w:highlight w:val="yellow"/>
          </w:rPr>
          <w:t xml:space="preserve">available on request / reported in Appendix Table A3</w:t>
        </w:r>
        <w:r>
          <w:rPr>
            <w:rFonts w:asciiTheme="majorBidi" w:hAnsiTheme="majorBidi" w:cstheme="majorBidi"/>
          </w:rPr>
          <w:t xml:space="preserve">.</w:t>
        </w:r>
      </w:ins>
      <w:commentRangeEnd w:id="10"/>
      <w:r>
        <w:rPr>
          <w:rStyle w:val="CommentReference"/>
        </w:rPr>
        <w:commentReference w:id="10"/>
      </w:r>
    </w:p>
    <w:p w14:paraId="20E89547"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The Class 1 profiles comprise B1a, combining 20% carbon reduction, beneficial microorganisms, pathogen-free wastewater, and organic certification, and B1b, combining 20% carbon reduction, GMO technology, and pathogen-free wastewater without organic certification. The Class 2 profile (B2) introduces bioenergy alone. The Class 3 profile (B3) combines 30% carbon reduction, beneficial microorganisms, AI-based energy efficiency, pathogen-free wastewater, and organic certification. The Class 4 profile (B4) combines 20% carbon reduction, beneficial microorganisms, seasonal production, pathogen-free wastewater, and organic certification. The Class 5 profile (B5) combines 30% carbon reduction with seasonal production. Unspecified attributes remain at their conventional levels.</w:t>
      </w:r>
      <w:ins w:id="5366" w:author="Claude" w:date="2026-10-03T12:00:00Z">
        <w:r>
          <w:rPr>
            <w:rFonts w:asciiTheme="majorBidi" w:hAnsiTheme="majorBidi" w:cstheme="majorBidi"/>
          </w:rPr>
          <w:t xml:space="preserve"> B4 therefore differs from B1a only by adding seasonal production, whereas B3 differs from B1a by adding AI-based energy efficiency and by using a 30% rather than a 20% reduction.</w:t>
        </w:r>
      </w:ins>
    </w:p>
    <w:p w14:paraId="15B38157"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With Product A held at $2.19, all six Product B profiles attract majority shares at price </w:t>
      </w:r>
      <w:del w:id="5367" w:author="Claude" w:date="2026-10-03T12:00:00Z">
        <w:r>
          <w:rPr>
            <w:rFonts w:asciiTheme="majorBidi" w:hAnsiTheme="majorBidi" w:cstheme="majorBidi"/>
          </w:rPr>
          <w:delText xml:space="preserve">parity.</w:delText>
        </w:r>
      </w:del>
      <w:ins w:id="5368" w:author="Claude" w:date="2026-10-03T12:00:00Z">
        <w:r>
          <w:rPr>
            <w:rFonts w:asciiTheme="majorBidi" w:hAnsiTheme="majorBidi" w:cstheme="majorBidi"/>
          </w:rPr>
          <w:t xml:space="preserve">parity, ranging from 58.53% (B2) to 80.79% (B4).</w:t>
        </w:r>
      </w:ins>
      <w:r>
        <w:rPr>
          <w:rFonts w:asciiTheme="majorBidi" w:hAnsiTheme="majorBidi" w:cstheme="majorBidi"/>
        </w:rPr>
        <w:t xml:space="preserve"> B4 has the highest predicted share among these six profiles at every tested price, declining from 80.79% at $2.19 to 59.24% at $4.19. It therefore retains a majority share at a $2.00 premium over the conventional product. B1a and B3 also retain majority shares at all tested prices, declining from 74.82% to 55.91% and from 74.77% to 50.11%, respectively. </w:t>
      </w:r>
      <w:del w:id="5369" w:author="Claude" w:date="2026-10-03T12:00:00Z">
        <w:r>
          <w:rPr>
            <w:rFonts w:asciiTheme="majorBidi" w:hAnsiTheme="majorBidi" w:cstheme="majorBidi"/>
          </w:rPr>
          <w:delText xml:space="preserve">B1a</w:delText>
        </w:r>
      </w:del>
      <w:ins w:id="5370" w:author="Claude" w:date="2026-10-03T12:00:00Z">
        <w:r>
          <w:rPr>
            <w:rFonts w:asciiTheme="majorBidi" w:hAnsiTheme="majorBidi" w:cstheme="majorBidi"/>
          </w:rPr>
          <w:t xml:space="preserve">The</w:t>
        </w:r>
      </w:ins>
      <w:r>
        <w:rPr>
          <w:rFonts w:asciiTheme="majorBidi" w:hAnsiTheme="majorBidi" w:cstheme="majorBidi"/>
        </w:rPr>
        <w:t xml:space="preserve"> </w:t>
      </w:r>
      <w:del w:id="5371" w:author="Claude" w:date="2026-10-03T12:00:00Z">
        <w:r>
          <w:rPr>
            <w:rFonts w:asciiTheme="majorBidi" w:hAnsiTheme="majorBidi" w:cstheme="majorBidi"/>
          </w:rPr>
          <w:delText xml:space="preserve">attracts</w:delText>
        </w:r>
      </w:del>
      <w:ins w:id="5372" w:author="Claude" w:date="2026-10-03T12:00:00Z">
        <w:r>
          <w:rPr>
            <w:rFonts w:asciiTheme="majorBidi" w:hAnsiTheme="majorBidi" w:cstheme="majorBidi"/>
          </w:rPr>
          <w:t xml:space="preserve">two</w:t>
        </w:r>
      </w:ins>
      <w:r>
        <w:rPr>
          <w:rFonts w:asciiTheme="majorBidi" w:hAnsiTheme="majorBidi" w:cstheme="majorBidi"/>
        </w:rPr>
        <w:t xml:space="preserve"> </w:t>
      </w:r>
      <w:del w:id="5373" w:author="Claude" w:date="2026-10-03T12:00:00Z">
        <w:r>
          <w:rPr>
            <w:rFonts w:asciiTheme="majorBidi" w:hAnsiTheme="majorBidi" w:cstheme="majorBidi"/>
          </w:rPr>
          <w:delText xml:space="preserve">a</w:delText>
        </w:r>
      </w:del>
      <w:ins w:id="5374" w:author="Claude" w:date="2026-10-03T12:00:00Z">
        <w:r>
          <w:rPr>
            <w:rFonts w:asciiTheme="majorBidi" w:hAnsiTheme="majorBidi" w:cstheme="majorBidi"/>
          </w:rPr>
          <w:t xml:space="preserve">profiles</w:t>
        </w:r>
      </w:ins>
      <w:r>
        <w:rPr>
          <w:rFonts w:asciiTheme="majorBidi" w:hAnsiTheme="majorBidi" w:cstheme="majorBidi"/>
        </w:rPr>
        <w:t xml:space="preserve"> </w:t>
      </w:r>
      <w:del w:id="5375" w:author="Claude" w:date="2026-10-03T12:00:00Z">
        <w:r>
          <w:rPr>
            <w:rFonts w:asciiTheme="majorBidi" w:hAnsiTheme="majorBidi" w:cstheme="majorBidi"/>
          </w:rPr>
          <w:delText xml:space="preserve">larger</w:delText>
        </w:r>
      </w:del>
      <w:ins w:id="5376" w:author="Claude" w:date="2026-10-03T12:00:00Z">
        <w:r>
          <w:rPr>
            <w:rFonts w:asciiTheme="majorBidi" w:hAnsiTheme="majorBidi" w:cstheme="majorBidi"/>
          </w:rPr>
          <w:t xml:space="preserve">attract</w:t>
        </w:r>
      </w:ins>
      <w:r>
        <w:rPr>
          <w:rFonts w:asciiTheme="majorBidi" w:hAnsiTheme="majorBidi" w:cstheme="majorBidi"/>
        </w:rPr>
        <w:t xml:space="preserve"> </w:t>
      </w:r>
      <w:del w:id="5377" w:author="Claude" w:date="2026-10-03T12:00:00Z">
        <w:r>
          <w:rPr>
            <w:rFonts w:asciiTheme="majorBidi" w:hAnsiTheme="majorBidi" w:cstheme="majorBidi"/>
          </w:rPr>
          <w:delText xml:space="preserve">predicted</w:delText>
        </w:r>
      </w:del>
      <w:ins w:id="5378" w:author="Claude" w:date="2026-10-03T12:00:00Z">
        <w:r>
          <w:rPr>
            <w:rFonts w:asciiTheme="majorBidi" w:hAnsiTheme="majorBidi" w:cstheme="majorBidi"/>
          </w:rPr>
          <w:t xml:space="preserve">nearly</w:t>
        </w:r>
      </w:ins>
      <w:r>
        <w:rPr>
          <w:rFonts w:asciiTheme="majorBidi" w:hAnsiTheme="majorBidi" w:cstheme="majorBidi"/>
        </w:rPr>
        <w:t xml:space="preserve"> </w:t>
      </w:r>
      <w:del w:id="5379" w:author="Claude" w:date="2026-10-03T12:00:00Z">
        <w:r>
          <w:rPr>
            <w:rFonts w:asciiTheme="majorBidi" w:hAnsiTheme="majorBidi" w:cstheme="majorBidi"/>
          </w:rPr>
          <w:delText xml:space="preserve">share</w:delText>
        </w:r>
      </w:del>
      <w:ins w:id="5380" w:author="Claude" w:date="2026-10-03T12:00:00Z">
        <w:r>
          <w:rPr>
            <w:rFonts w:asciiTheme="majorBidi" w:hAnsiTheme="majorBidi" w:cstheme="majorBidi"/>
          </w:rPr>
          <w:t xml:space="preserve">identical</w:t>
        </w:r>
      </w:ins>
      <w:r>
        <w:rPr>
          <w:rFonts w:asciiTheme="majorBidi" w:hAnsiTheme="majorBidi" w:cstheme="majorBidi"/>
        </w:rPr>
        <w:t xml:space="preserve"> </w:t>
      </w:r>
      <w:del w:id="5381" w:author="Claude" w:date="2026-10-03T12:00:00Z">
        <w:r>
          <w:rPr>
            <w:rFonts w:asciiTheme="majorBidi" w:hAnsiTheme="majorBidi" w:cstheme="majorBidi"/>
          </w:rPr>
          <w:delText xml:space="preserve">than</w:delText>
        </w:r>
      </w:del>
      <w:ins w:id="5382" w:author="Claude" w:date="2026-10-03T12:00:00Z">
        <w:r>
          <w:rPr>
            <w:rFonts w:asciiTheme="majorBidi" w:hAnsiTheme="majorBidi" w:cstheme="majorBidi"/>
          </w:rPr>
          <w:t xml:space="preserve">shares</w:t>
        </w:r>
      </w:ins>
      <w:r>
        <w:rPr>
          <w:rFonts w:asciiTheme="majorBidi" w:hAnsiTheme="majorBidi" w:cstheme="majorBidi"/>
        </w:rPr>
        <w:t xml:space="preserve"> </w:t>
      </w:r>
      <w:del w:id="5383" w:author="Claude" w:date="2026-10-03T12:00:00Z">
        <w:r>
          <w:rPr>
            <w:rFonts w:asciiTheme="majorBidi" w:hAnsiTheme="majorBidi" w:cstheme="majorBidi"/>
          </w:rPr>
          <w:delText xml:space="preserve">B3</w:delText>
        </w:r>
      </w:del>
      <w:ins w:id="5384" w:author="Claude" w:date="2026-10-03T12:00:00Z">
        <w:r>
          <w:rPr>
            <w:rFonts w:asciiTheme="majorBidi" w:hAnsiTheme="majorBidi" w:cstheme="majorBidi"/>
          </w:rPr>
          <w:t xml:space="preserve">at</w:t>
        </w:r>
      </w:ins>
      <w:r>
        <w:rPr>
          <w:rFonts w:asciiTheme="majorBidi" w:hAnsiTheme="majorBidi" w:cstheme="majorBidi"/>
        </w:rPr>
        <w:t xml:space="preserve"> </w:t>
      </w:r>
      <w:del w:id="5385" w:author="Claude" w:date="2026-10-03T12:00:00Z">
        <w:r>
          <w:rPr>
            <w:rFonts w:asciiTheme="majorBidi" w:hAnsiTheme="majorBidi" w:cstheme="majorBidi"/>
          </w:rPr>
          <w:delText xml:space="preserve">throughout</w:delText>
        </w:r>
      </w:del>
      <w:ins w:id="5386" w:author="Claude" w:date="2026-10-03T12:00:00Z">
        <w:r>
          <w:rPr>
            <w:rFonts w:asciiTheme="majorBidi" w:hAnsiTheme="majorBidi" w:cstheme="majorBidi"/>
          </w:rPr>
          <w:t xml:space="preserve">price parity, but B1a’s advantage widens as</w:t>
        </w:r>
      </w:ins>
      <w:r>
        <w:rPr>
          <w:rFonts w:asciiTheme="majorBidi" w:hAnsiTheme="majorBidi" w:cstheme="majorBidi"/>
        </w:rPr>
        <w:t xml:space="preserve"> the </w:t>
      </w:r>
      <w:del w:id="5387" w:author="Claude" w:date="2026-10-03T12:00:00Z">
        <w:r>
          <w:rPr>
            <w:rFonts w:asciiTheme="majorBidi" w:hAnsiTheme="majorBidi" w:cstheme="majorBidi"/>
          </w:rPr>
          <w:delText xml:space="preserve">tested </w:delText>
        </w:r>
      </w:del>
      <w:r>
        <w:rPr>
          <w:rFonts w:asciiTheme="majorBidi" w:hAnsiTheme="majorBidi" w:cstheme="majorBidi"/>
        </w:rPr>
        <w:t xml:space="preserve">price </w:t>
      </w:r>
      <w:del w:id="5388" w:author="Claude" w:date="2026-10-03T12:00:00Z">
        <w:r>
          <w:rPr>
            <w:rFonts w:asciiTheme="majorBidi" w:hAnsiTheme="majorBidi" w:cstheme="majorBidi"/>
          </w:rPr>
          <w:delText xml:space="preserve">range.</w:delText>
        </w:r>
      </w:del>
      <w:ins w:id="5389" w:author="Claude" w:date="2026-10-03T12:00:00Z">
        <w:r>
          <w:rPr>
            <w:rFonts w:asciiTheme="majorBidi" w:hAnsiTheme="majorBidi" w:cstheme="majorBidi"/>
          </w:rPr>
          <w:t xml:space="preserve">of Product B increases.</w:t>
        </w:r>
      </w:ins>
    </w:p>
    <w:p w14:paraId="22759118"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The GMO profile (B1b) and the carbon-reduction and seasonal-production profile (B5) exhibit price-dependent crossovers with the conventional product. Their predicted shares decline from 67.28% to 44.33% and from 72.09% to 41.41%, respectively. Both attract larger shares than Product A when priced at $3.69. At $4.19, however, Product A overtakes both, attracting 45.85% against B1b’s 44.33% and 48.30% against B5’s 41.41%.</w:t>
      </w:r>
      <w:ins w:id="5390" w:author="Claude" w:date="2026-10-03T12:00:00Z">
        <w:r>
          <w:rPr>
            <w:rFonts w:asciiTheme="majorBidi" w:hAnsiTheme="majorBidi" w:cstheme="majorBidi"/>
          </w:rPr>
          <w:t xml:space="preserve"> Because the B1b margin at $4.19 and the B5 margin at $3.69 are only about 1.5 percentage points and the simulations lack confidence intervals, the exact crossover prices are uncertain.</w:t>
        </w:r>
      </w:ins>
    </w:p>
    <w:p w14:paraId="134BF8D3" w14:textId="77777777" w:rsidR="00074F93" w:rsidRDefault="00074F93" w:rsidP="00074F93">
      <w:pPr>
        <w:spacing w:line="480" w:lineRule="auto"/>
        <w:jc w:val="both"/>
        <w:rPr>
          <w:rFonts w:asciiTheme="majorBidi" w:hAnsiTheme="majorBidi" w:cstheme="majorBidi"/>
        </w:rPr>
      </w:pPr>
      <w:commentRangeStart w:id="11"/>
      <w:r>
        <w:rPr>
          <w:rFonts w:asciiTheme="majorBidi" w:hAnsiTheme="majorBidi" w:cstheme="majorBidi"/>
        </w:rPr>
        <w:t xml:space="preserve">The bioenergy-only profile (B2) attracts the smallest Product B share among the six profiles at every tested price, declining from 58.53% to 30.30%. Product A first overtakes B2 </w:t>
      </w:r>
      <w:ins w:id="5391" w:author="Claude" w:date="2026-10-03T12:00:00Z">
        <w:r>
          <w:rPr>
            <w:rFonts w:asciiTheme="majorBidi" w:hAnsiTheme="majorBidi" w:cstheme="majorBidi"/>
          </w:rPr>
          <w:t xml:space="preserve">when B2 is priced </w:t>
        </w:r>
      </w:ins>
      <w:r>
        <w:rPr>
          <w:rFonts w:asciiTheme="majorBidi" w:hAnsiTheme="majorBidi" w:cstheme="majorBidi"/>
        </w:rPr>
        <w:t xml:space="preserve">at</w:t>
      </w:r>
      <w:del w:id="5392" w:author="Claude" w:date="2026-10-03T12:00:00Z">
        <w:r>
          <w:rPr>
            <w:rFonts w:asciiTheme="majorBidi" w:hAnsiTheme="majorBidi" w:cstheme="majorBidi"/>
          </w:rPr>
          <w:delText xml:space="preserve"> the tested price of</w:delText>
        </w:r>
      </w:del>
      <w:r>
        <w:rPr>
          <w:rFonts w:asciiTheme="majorBidi" w:hAnsiTheme="majorBidi" w:cstheme="majorBidi"/>
        </w:rPr>
        <w:t xml:space="preserve"> $3.19, with shares of 50.22% and 38.26%, respectively. Across all six profiles, Product A and the opt-out alternative gain share as Product B’s price increases. Opt-out shares range from 2.17% for B4 at $2.19 to 13.06% for B2 at $4.19, with B4 consistently producing the lowest opt-out share and B2 the highest.</w:t>
      </w:r>
      <w:ins w:id="5393" w:author="Claude" w:date="2026-10-03T12:00:00Z">
        <w:r>
          <w:rPr>
            <w:rFonts w:asciiTheme="majorBidi" w:hAnsiTheme="majorBidi" w:cstheme="majorBidi"/>
          </w:rPr>
          <w:t xml:space="preserve"> For comparison, 18.24% of predicted choices are for neither product when the conventional product is the only product offered at $2.19, and 11.63% when two identical conventional products are offered. Offering B4 in place of the second conventional product reduces this share to 2.17% at price parity and 4.13% at $4.19.</w:t>
        </w:r>
      </w:ins>
      <w:commentRangeEnd w:id="11"/>
      <w:r>
        <w:rPr>
          <w:rStyle w:val="CommentReference"/>
        </w:rPr>
        <w:commentReference w:id="11"/>
      </w:r>
    </w:p>
    <w:p>
      <w:pPr>
        <w:spacing w:line="480" w:lineRule="auto"/>
        <w:jc w:val="both"/>
        <w:rPr>
          <w:ins w:id="5394" w:author="Claude" w:date="2026-10-03T12:00:00Z"/>
          <w:rFonts w:asciiTheme="majorBidi" w:hAnsiTheme="majorBidi" w:cstheme="majorBidi"/>
        </w:rPr>
      </w:pPr>
      <w:commentRangeStart w:id="12"/>
      <w:ins w:id="5395" w:author="Claude" w:date="2026-10-03T12:00:00Z">
        <w:r>
          <w:rPr>
            <w:rFonts w:asciiTheme="majorBidi" w:hAnsiTheme="majorBidi" w:cstheme="majorBidi"/>
          </w:rPr>
          <w:t xml:space="preserve">The class-specific predictions show which segments sustain these premiums. When Product B is priced at $4.19, members of Classes 2 and 5 choose it with a predicted probability of at most 4.1% for any of the six profiles. Most choose the conventional product instead: about 80% to 83% of Class 2 members do so, while about 15% to 16% opt out, and over 96% of Class 5 members choose the conventional product. Premium-priced choices therefore come from Classes 1, 3, and 4. For B4 at $4.19, the predicted choice probability is 67.1% in Class 1, 95.7% in Class 3, and 84.0% in Class 4, compared with 1.1% in Class 2 and 0.4% in Class 5. The same decomposition explains why B3 does not outperform B1a despite its additional attributes. At $4.19, B3’s predicted choice probability is higher than B1a’s in Class 3 (99.2% vs. 91.1%) but lower in Class 1 (50.4% vs. 66.3%) and Class 4 (44.1% vs. 68.3%). Similarly, B1b attracts nearly the same predicted share of Class 1 as B1a at price parity (76.7% vs. 76.8%) but smaller shares of Class 3 (75.8% vs. 95.2%) and Class 4 (80.8% vs. 94.1%).</w:t>
        </w:r>
      </w:ins>
      <w:commentRangeEnd w:id="12"/>
      <w:r>
        <w:rPr>
          <w:rStyle w:val="CommentReference"/>
        </w:rPr>
        <w:commentReference w:id="12"/>
      </w:r>
    </w:p>
    <w:p w14:paraId="106A323A" w14:textId="77777777" w:rsidR="00074F93" w:rsidRPr="006301E3" w:rsidRDefault="00074F93" w:rsidP="00074F93">
      <w:pPr>
        <w:pStyle w:val="ListParagraph"/>
        <w:numPr>
          <w:ilvl w:val="0"/>
          <w:numId w:val="1"/>
        </w:numPr>
        <w:spacing w:line="480" w:lineRule="auto"/>
        <w:jc w:val="both"/>
        <w:rPr>
          <w:rFonts w:asciiTheme="majorBidi" w:hAnsiTheme="majorBidi" w:cstheme="majorBidi"/>
          <w:b/>
          <w:bCs/>
        </w:rPr>
      </w:pPr>
      <w:r w:rsidRPr="006301E3">
        <w:rPr>
          <w:rFonts w:asciiTheme="majorBidi" w:hAnsiTheme="majorBidi" w:cstheme="majorBidi"/>
          <w:b/>
          <w:bCs/>
        </w:rPr>
        <w:t>Discussion</w:t>
      </w:r>
    </w:p>
    <w:p w14:paraId="55159EF4" w14:textId="77777777" w:rsidR="00074F93" w:rsidRPr="00BD3002" w:rsidRDefault="00074F93" w:rsidP="00074F93">
      <w:pPr>
        <w:spacing w:line="480" w:lineRule="auto"/>
        <w:jc w:val="both"/>
        <w:rPr>
          <w:rFonts w:asciiTheme="majorBidi" w:hAnsiTheme="majorBidi" w:cstheme="majorBidi"/>
        </w:rPr>
      </w:pPr>
      <w:del w:id="5396" w:author="Claude" w:date="2026-10-03T12:00:00Z">
        <w:r>
          <w:rPr>
            <w:rFonts w:asciiTheme="majorBidi" w:hAnsiTheme="majorBidi" w:cstheme="majorBidi"/>
          </w:rPr>
          <w:delText xml:space="preserve">This study identifies distinct combinations of preferences for carbon reduction, production technologies, irrigation water, organic certification, and price. The findings suggest that a general interest in sustainability provides limited guidance for designing and promoting a particular lower-carbon food. Consumers evaluate combinations of claims and practices, whose appeal can depend on the attributes presented together (Onozaka &amp; Thilmany McFadden, 2011). The practical task is therefore to identify which combinations of production attributes, prices, and communication appeal to prospective consumers. Examining these decisions together reveals opportunities that would be missed by considering carbon-reduction preferences alone.</w:delText>
        </w:r>
      </w:del>
      <w:ins w:id="5397" w:author="Claude" w:date="2026-10-03T12:00:00Z">
        <w:r>
          <w:rPr>
            <w:rFonts w:asciiTheme="majorBidi" w:hAnsiTheme="majorBidi" w:cstheme="majorBidi"/>
          </w:rPr>
          <w:t xml:space="preserve">This study shows that consumers broadly agree on the goal of lower-carbon greenhouse tomatoes but disagree about several of the production methods used to reach it. Carbon-reduction claims are the most consistently valued attribute, although larger reductions do not consistently receive higher valuations. Organic certification, AI-based energy efficiency, and GMO technology divide consumers, whereas pathogen-free wastewater is valued positively by most respondents, and the valuation of the temperature-tolerance technologies, especially GMO technology, shifts when they are described in more intrusive terms. Benefit messages did not increase product choice on average. Consumers evaluate claims as part of a product (Onozaka &amp; Thilmany McFadden, 2011), and because segments value the same attributes with opposite signs, the market appeal of a product carrying a carbon claim depends on the methods and price that accompany it. The practical task is therefore to identify which combinations of production attributes, prices, and communication appeal to prospective consumers.</w:t>
        </w:r>
      </w:ins>
    </w:p>
    <w:p w14:paraId="397FE636"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Greater stated carbon reduction does not necessarily create greater consumer value. </w:t>
      </w:r>
      <w:ins w:id="5398" w:author="Claude" w:date="2026-10-03T12:00:00Z">
        <w:r>
          <w:rPr>
            <w:rFonts w:asciiTheme="majorBidi" w:hAnsiTheme="majorBidi" w:cstheme="majorBidi"/>
          </w:rPr>
          <w:t xml:space="preserve">At the sample level, valuation rises with the reduction level but flattens: the first 10 percentage points account for 64% of the value of a 30% reduction, and moving from 20% to 30% adds about $0.08 per pack. At the segment level, Wald tests show that </w:t>
        </w:r>
      </w:ins>
      <w:r>
        <w:rPr>
          <w:rFonts w:asciiTheme="majorBidi" w:hAnsiTheme="majorBidi" w:cstheme="majorBidi"/>
        </w:rPr>
        <w:t xml:space="preserve">Class </w:t>
      </w:r>
      <w:del w:id="5399" w:author="Claude" w:date="2026-10-03T12:00:00Z">
        <w:r>
          <w:rPr>
            <w:rFonts w:asciiTheme="majorBidi" w:hAnsiTheme="majorBidi" w:cstheme="majorBidi"/>
          </w:rPr>
          <w:delText xml:space="preserve">4’s</w:delText>
        </w:r>
      </w:del>
      <w:ins w:id="5400" w:author="Claude" w:date="2026-10-03T12:00:00Z">
        <w:r>
          <w:rPr>
            <w:rFonts w:asciiTheme="majorBidi" w:hAnsiTheme="majorBidi" w:cstheme="majorBidi"/>
          </w:rPr>
          <w:t xml:space="preserve">1,</w:t>
        </w:r>
      </w:ins>
      <w:r>
        <w:rPr>
          <w:rFonts w:asciiTheme="majorBidi" w:hAnsiTheme="majorBidi" w:cstheme="majorBidi"/>
        </w:rPr>
        <w:t xml:space="preserve"> </w:t>
      </w:r>
      <w:del w:id="5401" w:author="Claude" w:date="2026-10-03T12:00:00Z">
        <w:r>
          <w:rPr>
            <w:rFonts w:asciiTheme="majorBidi" w:hAnsiTheme="majorBidi" w:cstheme="majorBidi"/>
          </w:rPr>
          <w:delText xml:space="preserve">preference</w:delText>
        </w:r>
      </w:del>
      <w:ins w:id="5402" w:author="Claude" w:date="2026-10-03T12:00:00Z">
        <w:r>
          <w:rPr>
            <w:rFonts w:asciiTheme="majorBidi" w:hAnsiTheme="majorBidi" w:cstheme="majorBidi"/>
          </w:rPr>
          <w:t xml:space="preserve">the</w:t>
        </w:r>
      </w:ins>
      <w:r>
        <w:rPr>
          <w:rFonts w:asciiTheme="majorBidi" w:hAnsiTheme="majorBidi" w:cstheme="majorBidi"/>
        </w:rPr>
        <w:t xml:space="preserve"> </w:t>
      </w:r>
      <w:del w:id="5403" w:author="Claude" w:date="2026-10-03T12:00:00Z">
        <w:r>
          <w:rPr>
            <w:rFonts w:asciiTheme="majorBidi" w:hAnsiTheme="majorBidi" w:cstheme="majorBidi"/>
          </w:rPr>
          <w:delText xml:space="preserve">for</w:delText>
        </w:r>
      </w:del>
      <w:ins w:id="5404" w:author="Claude" w:date="2026-10-03T12:00:00Z">
        <w:r>
          <w:rPr>
            <w:rFonts w:asciiTheme="majorBidi" w:hAnsiTheme="majorBidi" w:cstheme="majorBidi"/>
          </w:rPr>
          <w:t xml:space="preserve">largest segment, values a</w:t>
        </w:r>
      </w:ins>
      <w:r>
        <w:rPr>
          <w:rFonts w:asciiTheme="majorBidi" w:hAnsiTheme="majorBidi" w:cstheme="majorBidi"/>
        </w:rPr>
        <w:t xml:space="preserve"> 20% reduction </w:t>
      </w:r>
      <w:del w:id="5405" w:author="Claude" w:date="2026-10-03T12:00:00Z">
        <w:r>
          <w:rPr>
            <w:rFonts w:asciiTheme="majorBidi" w:hAnsiTheme="majorBidi" w:cstheme="majorBidi"/>
          </w:rPr>
          <w:delText xml:space="preserve">illustrates</w:delText>
        </w:r>
      </w:del>
      <w:ins w:id="5406" w:author="Claude" w:date="2026-10-03T12:00:00Z">
        <w:r>
          <w:rPr>
            <w:rFonts w:asciiTheme="majorBidi" w:hAnsiTheme="majorBidi" w:cstheme="majorBidi"/>
          </w:rPr>
          <w:t xml:space="preserve">significantly</w:t>
        </w:r>
      </w:ins>
      <w:r>
        <w:rPr>
          <w:rFonts w:asciiTheme="majorBidi" w:hAnsiTheme="majorBidi" w:cstheme="majorBidi"/>
        </w:rPr>
        <w:t xml:space="preserve"> </w:t>
      </w:r>
      <w:del w:id="5407" w:author="Claude" w:date="2026-10-03T12:00:00Z">
        <w:r>
          <w:rPr>
            <w:rFonts w:asciiTheme="majorBidi" w:hAnsiTheme="majorBidi" w:cstheme="majorBidi"/>
          </w:rPr>
          <w:delText xml:space="preserve">why</w:delText>
        </w:r>
      </w:del>
      <w:ins w:id="5408" w:author="Claude" w:date="2026-10-03T12:00:00Z">
        <w:r>
          <w:rPr>
            <w:rFonts w:asciiTheme="majorBidi" w:hAnsiTheme="majorBidi" w:cstheme="majorBidi"/>
          </w:rPr>
          <w:t xml:space="preserve">more than a 30% reduction, as does Class 4. For segments representing 45.6% of respondents, a moderate claim is therefore more attractive than</w:t>
        </w:r>
      </w:ins>
      <w:r>
        <w:rPr>
          <w:rFonts w:asciiTheme="majorBidi" w:hAnsiTheme="majorBidi" w:cstheme="majorBidi"/>
        </w:rPr>
        <w:t xml:space="preserve"> the largest </w:t>
      </w:r>
      <w:del w:id="5409" w:author="Claude" w:date="2026-10-03T12:00:00Z">
        <w:r>
          <w:rPr>
            <w:rFonts w:asciiTheme="majorBidi" w:hAnsiTheme="majorBidi" w:cstheme="majorBidi"/>
          </w:rPr>
          <w:delText xml:space="preserve">claim</w:delText>
        </w:r>
      </w:del>
      <w:ins w:id="5410" w:author="Claude" w:date="2026-10-03T12:00:00Z">
        <w:r>
          <w:rPr>
            <w:rFonts w:asciiTheme="majorBidi" w:hAnsiTheme="majorBidi" w:cstheme="majorBidi"/>
          </w:rPr>
          <w:t xml:space="preserve">one,</w:t>
        </w:r>
      </w:ins>
      <w:r>
        <w:rPr>
          <w:rFonts w:asciiTheme="majorBidi" w:hAnsiTheme="majorBidi" w:cstheme="majorBidi"/>
        </w:rPr>
        <w:t xml:space="preserve"> </w:t>
      </w:r>
      <w:del w:id="5411" w:author="Claude" w:date="2026-10-03T12:00:00Z">
        <w:r>
          <w:rPr>
            <w:rFonts w:asciiTheme="majorBidi" w:hAnsiTheme="majorBidi" w:cstheme="majorBidi"/>
          </w:rPr>
          <w:delText xml:space="preserve">(30%)</w:delText>
        </w:r>
      </w:del>
      <w:ins w:id="5412" w:author="Claude" w:date="2026-10-03T12:00:00Z">
        <w:r>
          <w:rPr>
            <w:rFonts w:asciiTheme="majorBidi" w:hAnsiTheme="majorBidi" w:cstheme="majorBidi"/>
          </w:rPr>
          <w:t xml:space="preserve">whereas Classes 3 and 5 value the largest reduction most; Class 2 ranks the 30% reduction above the 10% reduction but has no statistically significant premium for any level. One possible explanation, which our data</w:t>
        </w:r>
      </w:ins>
      <w:r>
        <w:rPr>
          <w:rFonts w:asciiTheme="majorBidi" w:hAnsiTheme="majorBidi" w:cstheme="majorBidi"/>
        </w:rPr>
        <w:t xml:space="preserve"> cannot </w:t>
      </w:r>
      <w:del w:id="5413" w:author="Claude" w:date="2026-10-03T12:00:00Z">
        <w:r>
          <w:rPr>
            <w:rFonts w:asciiTheme="majorBidi" w:hAnsiTheme="majorBidi" w:cstheme="majorBidi"/>
          </w:rPr>
          <w:delText xml:space="preserve">automatically</w:delText>
        </w:r>
      </w:del>
      <w:ins w:id="5414" w:author="Claude" w:date="2026-10-03T12:00:00Z">
        <w:r>
          <w:rPr>
            <w:rFonts w:asciiTheme="majorBidi" w:hAnsiTheme="majorBidi" w:cstheme="majorBidi"/>
          </w:rPr>
          <w:t xml:space="preserve">test,</w:t>
        </w:r>
      </w:ins>
      <w:r>
        <w:rPr>
          <w:rFonts w:asciiTheme="majorBidi" w:hAnsiTheme="majorBidi" w:cstheme="majorBidi"/>
        </w:rPr>
        <w:t xml:space="preserve"> </w:t>
      </w:r>
      <w:del w:id="5415" w:author="Claude" w:date="2026-10-03T12:00:00Z">
        <w:r>
          <w:rPr>
            <w:rFonts w:asciiTheme="majorBidi" w:hAnsiTheme="majorBidi" w:cstheme="majorBidi"/>
          </w:rPr>
          <w:delText xml:space="preserve">be</w:delText>
        </w:r>
      </w:del>
      <w:ins w:id="5416" w:author="Claude" w:date="2026-10-03T12:00:00Z">
        <w:r>
          <w:rPr>
            <w:rFonts w:asciiTheme="majorBidi" w:hAnsiTheme="majorBidi" w:cstheme="majorBidi"/>
          </w:rPr>
          <w:t xml:space="preserve">is</w:t>
        </w:r>
      </w:ins>
      <w:r>
        <w:rPr>
          <w:rFonts w:asciiTheme="majorBidi" w:hAnsiTheme="majorBidi" w:cstheme="majorBidi"/>
        </w:rPr>
        <w:t xml:space="preserve"> </w:t>
      </w:r>
      <w:del w:id="5417" w:author="Claude" w:date="2026-10-03T12:00:00Z">
        <w:r>
          <w:rPr>
            <w:rFonts w:asciiTheme="majorBidi" w:hAnsiTheme="majorBidi" w:cstheme="majorBidi"/>
          </w:rPr>
          <w:delText xml:space="preserve">treated</w:delText>
        </w:r>
      </w:del>
      <w:ins w:id="5418" w:author="Claude" w:date="2026-10-03T12:00:00Z">
        <w:r>
          <w:rPr>
            <w:rFonts w:asciiTheme="majorBidi" w:hAnsiTheme="majorBidi" w:cstheme="majorBidi"/>
          </w:rPr>
          <w:t xml:space="preserve">that larger claims are perceived</w:t>
        </w:r>
      </w:ins>
      <w:r>
        <w:rPr>
          <w:rFonts w:asciiTheme="majorBidi" w:hAnsiTheme="majorBidi" w:cstheme="majorBidi"/>
        </w:rPr>
        <w:t xml:space="preserve"> as </w:t>
      </w:r>
      <w:del w:id="5419" w:author="Claude" w:date="2026-10-03T12:00:00Z">
        <w:r>
          <w:rPr>
            <w:rFonts w:asciiTheme="majorBidi" w:hAnsiTheme="majorBidi" w:cstheme="majorBidi"/>
          </w:rPr>
          <w:delText xml:space="preserve">the</w:delText>
        </w:r>
      </w:del>
      <w:ins w:id="5420" w:author="Claude" w:date="2026-10-03T12:00:00Z">
        <w:r>
          <w:rPr>
            <w:rFonts w:asciiTheme="majorBidi" w:hAnsiTheme="majorBidi" w:cstheme="majorBidi"/>
          </w:rPr>
          <w:t xml:space="preserve">less</w:t>
        </w:r>
      </w:ins>
      <w:r>
        <w:rPr>
          <w:rFonts w:asciiTheme="majorBidi" w:hAnsiTheme="majorBidi" w:cstheme="majorBidi"/>
        </w:rPr>
        <w:t xml:space="preserve"> </w:t>
      </w:r>
      <w:del w:id="5421" w:author="Claude" w:date="2026-10-03T12:00:00Z">
        <w:r>
          <w:rPr>
            <w:rFonts w:asciiTheme="majorBidi" w:hAnsiTheme="majorBidi" w:cstheme="majorBidi"/>
          </w:rPr>
          <w:delText xml:space="preserve">most</w:delText>
        </w:r>
      </w:del>
      <w:ins w:id="5422" w:author="Claude" w:date="2026-10-03T12:00:00Z">
        <w:r>
          <w:rPr>
            <w:rFonts w:asciiTheme="majorBidi" w:hAnsiTheme="majorBidi" w:cstheme="majorBidi"/>
          </w:rPr>
          <w:t xml:space="preserve">credible.</w:t>
        </w:r>
      </w:ins>
      <w:r>
        <w:rPr>
          <w:rFonts w:asciiTheme="majorBidi" w:hAnsiTheme="majorBidi" w:cstheme="majorBidi"/>
        </w:rPr>
        <w:t xml:space="preserve"> </w:t>
      </w:r>
      <w:del w:id="5423" w:author="Claude" w:date="2026-10-03T12:00:00Z">
        <w:r>
          <w:rPr>
            <w:rFonts w:asciiTheme="majorBidi" w:hAnsiTheme="majorBidi" w:cstheme="majorBidi"/>
          </w:rPr>
          <w:delText xml:space="preserve">attractive offering. This</w:delText>
        </w:r>
      </w:del>
      <w:ins w:id="5424" w:author="Claude" w:date="2026-10-03T12:00:00Z">
        <w:r>
          <w:rPr>
            <w:rFonts w:asciiTheme="majorBidi" w:hAnsiTheme="majorBidi" w:cstheme="majorBidi"/>
          </w:rPr>
          <w:t xml:space="preserve">The</w:t>
        </w:r>
      </w:ins>
      <w:r>
        <w:rPr>
          <w:rFonts w:asciiTheme="majorBidi" w:hAnsiTheme="majorBidi" w:cstheme="majorBidi"/>
        </w:rPr>
        <w:t xml:space="preserve"> distinction between valuing an environmental improvement and rewarding further improvements is consistent with evidence of limited increases in WTP as product carbon performance improves (Petersen et al., </w:t>
      </w:r>
      <w:del w:id="5425" w:author="Claude" w:date="2026-10-03T12:00:00Z">
        <w:r>
          <w:rPr>
            <w:rFonts w:asciiTheme="majorBidi" w:hAnsiTheme="majorBidi" w:cstheme="majorBidi"/>
          </w:rPr>
          <w:delText xml:space="preserve">2021).</w:delText>
        </w:r>
      </w:del>
      <w:ins w:id="5426" w:author="Claude" w:date="2026-10-03T12:00:00Z">
        <w:r>
          <w:rPr>
            <w:rFonts w:asciiTheme="majorBidi" w:hAnsiTheme="majorBidi" w:cstheme="majorBidi"/>
          </w:rPr>
          <w:t xml:space="preserve">2021) and with the broader finding that stated values are often insensitive to the scope of environmental improvements (Kahneman &amp; Knetsch, 1992).</w:t>
        </w:r>
      </w:ins>
      <w:r>
        <w:rPr>
          <w:rFonts w:asciiTheme="majorBidi" w:hAnsiTheme="majorBidi" w:cstheme="majorBidi"/>
        </w:rPr>
        <w:t xml:space="preserve"> Monetary valuations introduce another consideration: even segments that favor progressively greater reductions can differ substantially in their estimated premiums. The larger but less precise carbon premiums in Class 3, compared with Class 5, illustrate why favorable preferences alone provide insufficient guidance for pricing. Producers therefore need to assess the value of a proposed reduction alongside the uncertainty surrounding that value and the cost of achieving and substantiating </w:t>
      </w:r>
      <w:del w:id="5427" w:author="Claude" w:date="2026-10-03T12:00:00Z">
        <w:r>
          <w:rPr>
            <w:rFonts w:asciiTheme="majorBidi" w:hAnsiTheme="majorBidi" w:cstheme="majorBidi"/>
          </w:rPr>
          <w:delText xml:space="preserve">it.</w:delText>
        </w:r>
      </w:del>
      <w:ins w:id="5428" w:author="Claude" w:date="2026-10-03T12:00:00Z">
        <w:r>
          <w:rPr>
            <w:rFonts w:asciiTheme="majorBidi" w:hAnsiTheme="majorBidi" w:cstheme="majorBidi"/>
          </w:rPr>
          <w:t xml:space="preserve">it, particularly because moving from 20% to 30% adds little on average and lowers valuation in Classes 1 and 4. For labeling, the results suggest that a moderate reduction claim can capture much of the value of a larger one, and that voluntary price premiums alone may provide limited incentive for deeper reductions.</w:t>
        </w:r>
      </w:ins>
    </w:p>
    <w:p w14:paraId="7AAF6AD9" w14:textId="77777777" w:rsidR="00074F93" w:rsidRPr="00BD3002" w:rsidRDefault="00074F93" w:rsidP="00074F93">
      <w:pPr>
        <w:spacing w:line="480" w:lineRule="auto"/>
        <w:jc w:val="both"/>
        <w:rPr>
          <w:rFonts w:asciiTheme="majorBidi" w:hAnsiTheme="majorBidi" w:cstheme="majorBidi"/>
        </w:rPr>
      </w:pPr>
      <w:r>
        <w:rPr>
          <w:rFonts w:asciiTheme="majorBidi" w:hAnsiTheme="majorBidi" w:cstheme="majorBidi"/>
        </w:rPr>
        <w:t xml:space="preserve">Organic certification also provides an incomplete guide to the audience for lower-carbon products. </w:t>
      </w:r>
      <w:ins w:id="5429" w:author="Claude" w:date="2026-10-03T12:00:00Z">
        <w:r>
          <w:rPr>
            <w:rFonts w:asciiTheme="majorBidi" w:hAnsiTheme="majorBidi" w:cstheme="majorBidi"/>
          </w:rPr>
          <w:t xml:space="preserve">It divides consumers: about half of respondents value it positively in the mixed logit model, and Classes 2 and 5 discount it. </w:t>
        </w:r>
      </w:ins>
      <w:r>
        <w:rPr>
          <w:rFonts w:asciiTheme="majorBidi" w:hAnsiTheme="majorBidi" w:cstheme="majorBidi"/>
        </w:rPr>
        <w:t xml:space="preserve">Class 5’s favorable</w:t>
      </w:r>
      <w:ins w:id="5430" w:author="Claude" w:date="2026-10-03T12:00:00Z">
        <w:r>
          <w:rPr>
            <w:rFonts w:asciiTheme="majorBidi" w:hAnsiTheme="majorBidi" w:cstheme="majorBidi"/>
          </w:rPr>
          <w:t xml:space="preserve"> valuations of</w:t>
        </w:r>
      </w:ins>
      <w:r>
        <w:rPr>
          <w:rFonts w:asciiTheme="majorBidi" w:hAnsiTheme="majorBidi" w:cstheme="majorBidi"/>
        </w:rPr>
        <w:t xml:space="preserve"> carbon reduction and energy practices</w:t>
      </w:r>
      <w:del w:id="5431" w:author="Claude" w:date="2026-10-03T12:00:00Z">
        <w:r>
          <w:rPr>
            <w:rFonts w:asciiTheme="majorBidi" w:hAnsiTheme="majorBidi" w:cstheme="majorBidi"/>
          </w:rPr>
          <w:delText xml:space="preserve"> valuations</w:delText>
        </w:r>
      </w:del>
      <w:r>
        <w:rPr>
          <w:rFonts w:asciiTheme="majorBidi" w:hAnsiTheme="majorBidi" w:cstheme="majorBidi"/>
        </w:rPr>
        <w:t xml:space="preserve"> coexist with a negative organic valuation, indicating that adding another sustainability attribute need not strengthen an otherwise appealing offering. Demand for lower ecological footprints can extend beyond established organic purchasing patterns (Mamouni Limnios et al., 2016). Certification should consequently be evaluated as a separate product decision, with its consumer value and associated costs assessed within the proposed configuration. Assuming that sustainability attributes reinforce one another could obscure opportunities to develop lower-carbon products without organic certification.</w:t>
      </w:r>
    </w:p>
    <w:p w14:paraId="36A300BE" w14:textId="77777777" w:rsidR="00074F93" w:rsidRPr="00BD3002" w:rsidRDefault="00074F93" w:rsidP="00074F93">
      <w:pPr>
        <w:spacing w:line="480" w:lineRule="auto"/>
        <w:jc w:val="both"/>
        <w:rPr>
          <w:rFonts w:asciiTheme="majorBidi" w:hAnsiTheme="majorBidi" w:cstheme="majorBidi"/>
        </w:rPr>
      </w:pPr>
      <w:r>
        <w:rPr>
          <w:rFonts w:asciiTheme="majorBidi" w:hAnsiTheme="majorBidi" w:cstheme="majorBidi"/>
        </w:rPr>
        <w:t xml:space="preserve">Results show that a broad characterization of consumers as receptive to innovation is similarly insufficient for choosing production technologies. Acceptance depends on the particular technology and how consumers perceive it (Siegrist &amp; Hartmann, 2020). Class 1 illustrates this selectivity through its positive GMO and organic valuations alongside </w:t>
      </w:r>
      <w:del w:id="5432" w:author="Claude" w:date="2026-10-03T12:00:00Z">
        <w:r>
          <w:rPr>
            <w:rFonts w:asciiTheme="majorBidi" w:hAnsiTheme="majorBidi" w:cstheme="majorBidi"/>
          </w:rPr>
          <w:delText xml:space="preserve">an</w:delText>
        </w:r>
      </w:del>
      <w:ins w:id="5433" w:author="Claude" w:date="2026-10-03T12:00:00Z">
        <w:r>
          <w:rPr>
            <w:rFonts w:asciiTheme="majorBidi" w:hAnsiTheme="majorBidi" w:cstheme="majorBidi"/>
          </w:rPr>
          <w:t xml:space="preserve">a</w:t>
        </w:r>
      </w:ins>
      <w:r>
        <w:rPr>
          <w:rFonts w:asciiTheme="majorBidi" w:hAnsiTheme="majorBidi" w:cstheme="majorBidi"/>
        </w:rPr>
        <w:t xml:space="preserve"> negative AI valuation. The coexistence of positive GMO and organic preferences also cautions against treating them as opposite ends of a single attitudinal scale (Emberger-Klein et al., 2016).</w:t>
      </w:r>
      <w:ins w:id="5434" w:author="Claude" w:date="2026-10-03T12:00:00Z">
        <w:r>
          <w:rPr>
            <w:rFonts w:asciiTheme="majorBidi" w:hAnsiTheme="majorBidi" w:cstheme="majorBidi"/>
          </w:rPr>
          <w:t xml:space="preserve"> AI-based energy efficiency shows the same pattern among energy technologies: it is valued by Classes 2, 3, and 5 but penalized by Classes 1 and 4, so its near-zero mean in the mixed logit model reflects divided preferences rather than indifference.</w:t>
        </w:r>
      </w:ins>
      <w:r>
        <w:rPr>
          <w:rFonts w:asciiTheme="majorBidi" w:hAnsiTheme="majorBidi" w:cstheme="majorBidi"/>
        </w:rPr>
        <w:t xml:space="preserve"> For product development, these findings support assessing each technology on its own terms. They identify separate opportunities for GMO-based and organic offerings without implying acceptance of a product combining both attributes.</w:t>
      </w:r>
    </w:p>
    <w:p w14:paraId="266040E2" w14:textId="77777777" w:rsidR="00074F93" w:rsidRPr="00BD3002" w:rsidRDefault="00074F93" w:rsidP="00074F93">
      <w:pPr>
        <w:spacing w:line="480" w:lineRule="auto"/>
        <w:jc w:val="both"/>
        <w:rPr>
          <w:del w:id="5435" w:author="Claude" w:date="2026-10-03T12:00:00Z"/>
          <w:rFonts w:asciiTheme="majorBidi" w:hAnsiTheme="majorBidi" w:cstheme="majorBidi"/>
        </w:rPr>
      </w:pPr>
    </w:p>
    <w:p w14:paraId="55A5D8FF" w14:textId="77777777" w:rsidR="00074F93" w:rsidRDefault="00074F93" w:rsidP="00074F93">
      <w:pPr>
        <w:spacing w:line="480" w:lineRule="auto"/>
        <w:jc w:val="both"/>
        <w:rPr>
          <w:del w:id="5436" w:author="Claude" w:date="2026-10-03T12:00:00Z"/>
          <w:rFonts w:asciiTheme="majorBidi" w:hAnsiTheme="majorBidi" w:cstheme="majorBidi"/>
        </w:rPr>
      </w:pPr>
    </w:p>
    <w:p w14:paraId="56827FA2" w14:textId="77777777" w:rsidR="00074F93" w:rsidRPr="00B86502" w:rsidRDefault="00074F93" w:rsidP="00074F93">
      <w:pPr>
        <w:spacing w:line="480" w:lineRule="auto"/>
        <w:jc w:val="both"/>
        <w:rPr>
          <w:rFonts w:asciiTheme="majorBidi" w:hAnsiTheme="majorBidi" w:cstheme="majorBidi"/>
        </w:rPr>
      </w:pPr>
      <w:r>
        <w:rPr>
          <w:rFonts w:asciiTheme="majorBidi" w:hAnsiTheme="majorBidi" w:cstheme="majorBidi"/>
        </w:rPr>
        <w:t xml:space="preserve">Water reuse presents a </w:t>
      </w:r>
      <w:del w:id="5437" w:author="Claude" w:date="2026-10-03T12:00:00Z">
        <w:r>
          <w:rPr>
            <w:rFonts w:asciiTheme="majorBidi" w:hAnsiTheme="majorBidi" w:cstheme="majorBidi"/>
          </w:rPr>
          <w:delText xml:space="preserve">related</w:delText>
        </w:r>
      </w:del>
      <w:ins w:id="5438" w:author="Claude" w:date="2026-10-03T12:00:00Z">
        <w:r>
          <w:rPr>
            <w:rFonts w:asciiTheme="majorBidi" w:hAnsiTheme="majorBidi" w:cstheme="majorBidi"/>
          </w:rPr>
          <w:t xml:space="preserve">notable</w:t>
        </w:r>
      </w:ins>
      <w:r>
        <w:rPr>
          <w:rFonts w:asciiTheme="majorBidi" w:hAnsiTheme="majorBidi" w:cstheme="majorBidi"/>
        </w:rPr>
        <w:t xml:space="preserve"> opportunity, </w:t>
      </w:r>
      <w:del w:id="5439" w:author="Claude" w:date="2026-10-03T12:00:00Z">
        <w:r>
          <w:rPr>
            <w:rFonts w:asciiTheme="majorBidi" w:hAnsiTheme="majorBidi" w:cstheme="majorBidi"/>
          </w:rPr>
          <w:delText xml:space="preserve">but</w:delText>
        </w:r>
      </w:del>
      <w:ins w:id="5440" w:author="Claude" w:date="2026-10-03T12:00:00Z">
        <w:r>
          <w:rPr>
            <w:rFonts w:asciiTheme="majorBidi" w:hAnsiTheme="majorBidi" w:cstheme="majorBidi"/>
          </w:rPr>
          <w:t xml:space="preserve">although</w:t>
        </w:r>
      </w:ins>
      <w:r>
        <w:rPr>
          <w:rFonts w:asciiTheme="majorBidi" w:hAnsiTheme="majorBidi" w:cstheme="majorBidi"/>
        </w:rPr>
        <w:t xml:space="preserve"> its interpretation depends on the description consumers evaluated. </w:t>
      </w:r>
      <w:del w:id="5441" w:author="Claude" w:date="2026-10-03T12:00:00Z">
        <w:r>
          <w:rPr>
            <w:rFonts w:asciiTheme="majorBidi" w:hAnsiTheme="majorBidi" w:cstheme="majorBidi"/>
          </w:rPr>
          <w:delText xml:space="preserve">The</w:delText>
        </w:r>
      </w:del>
      <w:ins w:id="5442" w:author="Claude" w:date="2026-10-03T12:00:00Z">
        <w:r>
          <w:rPr>
            <w:rFonts w:asciiTheme="majorBidi" w:hAnsiTheme="majorBidi" w:cstheme="majorBidi"/>
          </w:rPr>
          <w:t xml:space="preserve">Pathogen-free</w:t>
        </w:r>
      </w:ins>
      <w:r>
        <w:rPr>
          <w:rFonts w:asciiTheme="majorBidi" w:hAnsiTheme="majorBidi" w:cstheme="majorBidi"/>
        </w:rPr>
        <w:t xml:space="preserve"> </w:t>
      </w:r>
      <w:del w:id="5443" w:author="Claude" w:date="2026-10-03T12:00:00Z">
        <w:r>
          <w:rPr>
            <w:rFonts w:asciiTheme="majorBidi" w:hAnsiTheme="majorBidi" w:cstheme="majorBidi"/>
          </w:rPr>
          <w:delText xml:space="preserve">contrasting</w:delText>
        </w:r>
      </w:del>
      <w:ins w:id="5444" w:author="Claude" w:date="2026-10-03T12:00:00Z">
        <w:r>
          <w:rPr>
            <w:rFonts w:asciiTheme="majorBidi" w:hAnsiTheme="majorBidi" w:cstheme="majorBidi"/>
          </w:rPr>
          <w:t xml:space="preserve">wastewater</w:t>
        </w:r>
      </w:ins>
      <w:r>
        <w:rPr>
          <w:rFonts w:asciiTheme="majorBidi" w:hAnsiTheme="majorBidi" w:cstheme="majorBidi"/>
        </w:rPr>
        <w:t xml:space="preserve"> </w:t>
      </w:r>
      <w:del w:id="5445" w:author="Claude" w:date="2026-10-03T12:00:00Z">
        <w:r>
          <w:rPr>
            <w:rFonts w:asciiTheme="majorBidi" w:hAnsiTheme="majorBidi" w:cstheme="majorBidi"/>
          </w:rPr>
          <w:delText xml:space="preserve">valuations</w:delText>
        </w:r>
      </w:del>
      <w:ins w:id="5446" w:author="Claude" w:date="2026-10-03T12:00:00Z">
        <w:r>
          <w:rPr>
            <w:rFonts w:asciiTheme="majorBidi" w:hAnsiTheme="majorBidi" w:cstheme="majorBidi"/>
          </w:rPr>
          <w:t xml:space="preserve">was</w:t>
        </w:r>
      </w:ins>
      <w:r>
        <w:rPr>
          <w:rFonts w:asciiTheme="majorBidi" w:hAnsiTheme="majorBidi" w:cstheme="majorBidi"/>
        </w:rPr>
        <w:t xml:space="preserve"> </w:t>
      </w:r>
      <w:del w:id="5447" w:author="Claude" w:date="2026-10-03T12:00:00Z">
        <w:r>
          <w:rPr>
            <w:rFonts w:asciiTheme="majorBidi" w:hAnsiTheme="majorBidi" w:cstheme="majorBidi"/>
          </w:rPr>
          <w:delText xml:space="preserve">suggest</w:delText>
        </w:r>
      </w:del>
      <w:ins w:id="5448" w:author="Claude" w:date="2026-10-03T12:00:00Z">
        <w:r>
          <w:rPr>
            <w:rFonts w:asciiTheme="majorBidi" w:hAnsiTheme="majorBidi" w:cstheme="majorBidi"/>
          </w:rPr>
          <w:t xml:space="preserve">the most highly valued production attribute on average (mean WTP of $0.61) and was valued positively by Classes 1, 3, and 4, which together account for 73.5% of respondents. This contrasts with evidence that consumers often reject food produced with recycled water (Rozin et al., 2015). Class 2’s negative valuation, however, shows</w:t>
        </w:r>
      </w:ins>
      <w:r>
        <w:rPr>
          <w:rFonts w:asciiTheme="majorBidi" w:hAnsiTheme="majorBidi" w:cstheme="majorBidi"/>
        </w:rPr>
        <w:t xml:space="preserve"> that the irrigation option could </w:t>
      </w:r>
      <w:del w:id="5449" w:author="Claude" w:date="2026-10-03T12:00:00Z">
        <w:r>
          <w:rPr>
            <w:rFonts w:asciiTheme="majorBidi" w:hAnsiTheme="majorBidi" w:cstheme="majorBidi"/>
          </w:rPr>
          <w:delText xml:space="preserve">attract</w:delText>
        </w:r>
      </w:del>
      <w:ins w:id="5450" w:author="Claude" w:date="2026-10-03T12:00:00Z">
        <w:r>
          <w:rPr>
            <w:rFonts w:asciiTheme="majorBidi" w:hAnsiTheme="majorBidi" w:cstheme="majorBidi"/>
          </w:rPr>
          <w:t xml:space="preserve">also deter</w:t>
        </w:r>
      </w:ins>
      <w:r>
        <w:rPr>
          <w:rFonts w:asciiTheme="majorBidi" w:hAnsiTheme="majorBidi" w:cstheme="majorBidi"/>
        </w:rPr>
        <w:t xml:space="preserve"> some </w:t>
      </w:r>
      <w:del w:id="5451" w:author="Claude" w:date="2026-10-03T12:00:00Z">
        <w:r>
          <w:rPr>
            <w:rFonts w:asciiTheme="majorBidi" w:hAnsiTheme="majorBidi" w:cstheme="majorBidi"/>
          </w:rPr>
          <w:delText xml:space="preserve">consumers while deterring others.</w:delText>
        </w:r>
      </w:del>
      <w:ins w:id="5452" w:author="Claude" w:date="2026-10-03T12:00:00Z">
        <w:r>
          <w:rPr>
            <w:rFonts w:asciiTheme="majorBidi" w:hAnsiTheme="majorBidi" w:cstheme="majorBidi"/>
          </w:rPr>
          <w:t xml:space="preserve">consumers.</w:t>
        </w:r>
      </w:ins>
      <w:r>
        <w:rPr>
          <w:rFonts w:asciiTheme="majorBidi" w:hAnsiTheme="majorBidi" w:cstheme="majorBidi"/>
        </w:rPr>
        <w:t xml:space="preserve"> Terminology can affect perceived risks, acceptance, and monetary valuations of reused water, making the wording part of the market assessment (McClaran et al., 2020; Hopson et al., 2025). Here, “pathogen-free wastewater” combines information about the water’s source with an explicit safety description. Because these elements were not varied separately, the results cannot establish whether positive responses would persist under a different description.</w:t>
      </w:r>
      <w:del w:id="5453" w:author="Claude" w:date="2026-10-03T12:00:00Z">
        <w:r>
          <w:rPr>
            <w:rFonts w:asciiTheme="majorBidi" w:hAnsiTheme="majorBidi" w:cstheme="majorBidi"/>
          </w:rPr>
          <w:delText xml:space="preserve"> </w:delText>
        </w:r>
      </w:del>
    </w:p>
    <w:p w14:paraId="67675140" w14:textId="77777777" w:rsidR="00074F93" w:rsidRPr="00D9519D" w:rsidRDefault="00074F93" w:rsidP="00074F93">
      <w:pPr>
        <w:spacing w:line="480" w:lineRule="auto"/>
        <w:jc w:val="both"/>
        <w:rPr>
          <w:rFonts w:asciiTheme="majorBidi" w:hAnsiTheme="majorBidi" w:cstheme="majorBidi"/>
        </w:rPr>
      </w:pPr>
      <w:r>
        <w:rPr>
          <w:rFonts w:asciiTheme="majorBidi" w:hAnsiTheme="majorBidi" w:cstheme="majorBidi"/>
        </w:rPr>
        <w:t xml:space="preserve">Production information should likewise be treated as </w:t>
      </w:r>
      <w:del w:id="5454" w:author="Claude" w:date="2026-10-03T12:00:00Z">
        <w:r>
          <w:rPr>
            <w:rFonts w:asciiTheme="majorBidi" w:hAnsiTheme="majorBidi" w:cstheme="majorBidi"/>
          </w:rPr>
          <w:delText xml:space="preserve">a</w:delText>
        </w:r>
      </w:del>
      <w:ins w:id="5455" w:author="Claude" w:date="2026-10-03T12:00:00Z">
        <w:r>
          <w:rPr>
            <w:rFonts w:asciiTheme="majorBidi" w:hAnsiTheme="majorBidi" w:cstheme="majorBidi"/>
          </w:rPr>
          <w:t xml:space="preserve">part</w:t>
        </w:r>
      </w:ins>
      <w:r>
        <w:rPr>
          <w:rFonts w:asciiTheme="majorBidi" w:hAnsiTheme="majorBidi" w:cstheme="majorBidi"/>
        </w:rPr>
        <w:t xml:space="preserve"> </w:t>
      </w:r>
      <w:del w:id="5456" w:author="Claude" w:date="2026-10-03T12:00:00Z">
        <w:r>
          <w:rPr>
            <w:rFonts w:asciiTheme="majorBidi" w:hAnsiTheme="majorBidi" w:cstheme="majorBidi"/>
          </w:rPr>
          <w:delText xml:space="preserve">decision</w:delText>
        </w:r>
      </w:del>
      <w:ins w:id="5457" w:author="Claude" w:date="2026-10-03T12:00:00Z">
        <w:r>
          <w:rPr>
            <w:rFonts w:asciiTheme="majorBidi" w:hAnsiTheme="majorBidi" w:cstheme="majorBidi"/>
          </w:rPr>
          <w:t xml:space="preserve">of</w:t>
        </w:r>
      </w:ins>
      <w:r>
        <w:rPr>
          <w:rFonts w:asciiTheme="majorBidi" w:hAnsiTheme="majorBidi" w:cstheme="majorBidi"/>
        </w:rPr>
        <w:t xml:space="preserve"> </w:t>
      </w:r>
      <w:del w:id="5458" w:author="Claude" w:date="2026-10-03T12:00:00Z">
        <w:r>
          <w:rPr>
            <w:rFonts w:asciiTheme="majorBidi" w:hAnsiTheme="majorBidi" w:cstheme="majorBidi"/>
          </w:rPr>
          <w:delText xml:space="preserve">requiring</w:delText>
        </w:r>
      </w:del>
      <w:ins w:id="5459" w:author="Claude" w:date="2026-10-03T12:00:00Z">
        <w:r>
          <w:rPr>
            <w:rFonts w:asciiTheme="majorBidi" w:hAnsiTheme="majorBidi" w:cstheme="majorBidi"/>
          </w:rPr>
          <w:t xml:space="preserve">the</w:t>
        </w:r>
      </w:ins>
      <w:r>
        <w:rPr>
          <w:rFonts w:asciiTheme="majorBidi" w:hAnsiTheme="majorBidi" w:cstheme="majorBidi"/>
        </w:rPr>
        <w:t xml:space="preserve"> </w:t>
      </w:r>
      <w:del w:id="5460" w:author="Claude" w:date="2026-10-03T12:00:00Z">
        <w:r>
          <w:rPr>
            <w:rFonts w:asciiTheme="majorBidi" w:hAnsiTheme="majorBidi" w:cstheme="majorBidi"/>
          </w:rPr>
          <w:delText xml:space="preserve">consumer</w:delText>
        </w:r>
      </w:del>
      <w:ins w:id="5461" w:author="Claude" w:date="2026-10-03T12:00:00Z">
        <w:r>
          <w:rPr>
            <w:rFonts w:asciiTheme="majorBidi" w:hAnsiTheme="majorBidi" w:cstheme="majorBidi"/>
          </w:rPr>
          <w:t xml:space="preserve">product.</w:t>
        </w:r>
      </w:ins>
      <w:r>
        <w:rPr>
          <w:rFonts w:asciiTheme="majorBidi" w:hAnsiTheme="majorBidi" w:cstheme="majorBidi"/>
        </w:rPr>
        <w:t xml:space="preserve"> </w:t>
      </w:r>
      <w:del w:id="5462" w:author="Claude" w:date="2026-10-03T12:00:00Z">
        <w:r>
          <w:rPr>
            <w:rFonts w:asciiTheme="majorBidi" w:hAnsiTheme="majorBidi" w:cstheme="majorBidi"/>
          </w:rPr>
          <w:delText xml:space="preserve">testing.</w:delText>
        </w:r>
      </w:del>
      <w:ins w:id="5463" w:author="Claude" w:date="2026-10-03T12:00:00Z">
        <w:r>
          <w:rPr>
            <w:rFonts w:asciiTheme="majorBidi" w:hAnsiTheme="majorBidi" w:cstheme="majorBidi"/>
          </w:rPr>
          <w:t xml:space="preserve">Intrusive</w:t>
        </w:r>
      </w:ins>
      <w:r>
        <w:rPr>
          <w:rFonts w:asciiTheme="majorBidi" w:hAnsiTheme="majorBidi" w:cstheme="majorBidi"/>
        </w:rPr>
        <w:t xml:space="preserve"> </w:t>
      </w:r>
      <w:del w:id="5464" w:author="Claude" w:date="2026-10-03T12:00:00Z">
        <w:r>
          <w:rPr>
            <w:rFonts w:asciiTheme="majorBidi" w:hAnsiTheme="majorBidi" w:cstheme="majorBidi"/>
          </w:rPr>
          <w:delText xml:space="preserve">Class</w:delText>
        </w:r>
      </w:del>
      <w:ins w:id="5465" w:author="Claude" w:date="2026-10-03T12:00:00Z">
        <w:r>
          <w:rPr>
            <w:rFonts w:asciiTheme="majorBidi" w:hAnsiTheme="majorBidi" w:cstheme="majorBidi"/>
          </w:rPr>
          <w:t xml:space="preserve">wording</w:t>
        </w:r>
      </w:ins>
      <w:r>
        <w:rPr>
          <w:rFonts w:asciiTheme="majorBidi" w:hAnsiTheme="majorBidi" w:cstheme="majorBidi"/>
        </w:rPr>
        <w:t xml:space="preserve"> </w:t>
      </w:r>
      <w:del w:id="5466" w:author="Claude" w:date="2026-10-03T12:00:00Z">
        <w:r>
          <w:rPr>
            <w:rFonts w:asciiTheme="majorBidi" w:hAnsiTheme="majorBidi" w:cstheme="majorBidi"/>
          </w:rPr>
          <w:delText xml:space="preserve">4’s</w:delText>
        </w:r>
      </w:del>
      <w:ins w:id="5467" w:author="Claude" w:date="2026-10-03T12:00:00Z">
        <w:r>
          <w:rPr>
            <w:rFonts w:asciiTheme="majorBidi" w:hAnsiTheme="majorBidi" w:cstheme="majorBidi"/>
          </w:rPr>
          <w:t xml:space="preserve">had</w:t>
        </w:r>
      </w:ins>
      <w:r>
        <w:rPr>
          <w:rFonts w:asciiTheme="majorBidi" w:hAnsiTheme="majorBidi" w:cstheme="majorBidi"/>
        </w:rPr>
        <w:t xml:space="preserve"> </w:t>
      </w:r>
      <w:del w:id="5468" w:author="Claude" w:date="2026-10-03T12:00:00Z">
        <w:r>
          <w:rPr>
            <w:rFonts w:asciiTheme="majorBidi" w:hAnsiTheme="majorBidi" w:cstheme="majorBidi"/>
          </w:rPr>
          <w:delText xml:space="preserve">increased</w:delText>
        </w:r>
      </w:del>
      <w:ins w:id="5469" w:author="Claude" w:date="2026-10-03T12:00:00Z">
        <w:r>
          <w:rPr>
            <w:rFonts w:asciiTheme="majorBidi" w:hAnsiTheme="majorBidi" w:cstheme="majorBidi"/>
          </w:rPr>
          <w:t xml:space="preserve">no</w:t>
        </w:r>
      </w:ins>
      <w:r>
        <w:rPr>
          <w:rFonts w:asciiTheme="majorBidi" w:hAnsiTheme="majorBidi" w:cstheme="majorBidi"/>
        </w:rPr>
        <w:t xml:space="preserve"> </w:t>
      </w:r>
      <w:del w:id="5470" w:author="Claude" w:date="2026-10-03T12:00:00Z">
        <w:r>
          <w:rPr>
            <w:rFonts w:asciiTheme="majorBidi" w:hAnsiTheme="majorBidi" w:cstheme="majorBidi"/>
          </w:rPr>
          <w:delText xml:space="preserve">plant-breeding</w:delText>
        </w:r>
      </w:del>
      <w:ins w:id="5471" w:author="Claude" w:date="2026-10-03T12:00:00Z">
        <w:r>
          <w:rPr>
            <w:rFonts w:asciiTheme="majorBidi" w:hAnsiTheme="majorBidi" w:cstheme="majorBidi"/>
          </w:rPr>
          <w:t xml:space="preserve">significant average effect on the</w:t>
        </w:r>
      </w:ins>
      <w:r>
        <w:rPr>
          <w:rFonts w:asciiTheme="majorBidi" w:hAnsiTheme="majorBidi" w:cstheme="majorBidi"/>
        </w:rPr>
        <w:t xml:space="preserve"> valuation </w:t>
      </w:r>
      <w:del w:id="5472" w:author="Claude" w:date="2026-10-03T12:00:00Z">
        <w:r>
          <w:rPr>
            <w:rFonts w:asciiTheme="majorBidi" w:hAnsiTheme="majorBidi" w:cstheme="majorBidi"/>
          </w:rPr>
          <w:delText xml:space="preserve">and</w:delText>
        </w:r>
      </w:del>
      <w:ins w:id="5473" w:author="Claude" w:date="2026-10-03T12:00:00Z">
        <w:r>
          <w:rPr>
            <w:rFonts w:asciiTheme="majorBidi" w:hAnsiTheme="majorBidi" w:cstheme="majorBidi"/>
          </w:rPr>
          <w:t xml:space="preserve">of</w:t>
        </w:r>
      </w:ins>
      <w:r>
        <w:rPr>
          <w:rFonts w:asciiTheme="majorBidi" w:hAnsiTheme="majorBidi" w:cstheme="majorBidi"/>
        </w:rPr>
        <w:t xml:space="preserve"> </w:t>
      </w:r>
      <w:del w:id="5474" w:author="Claude" w:date="2026-10-03T12:00:00Z">
        <w:r>
          <w:rPr>
            <w:rFonts w:asciiTheme="majorBidi" w:hAnsiTheme="majorBidi" w:cstheme="majorBidi"/>
          </w:rPr>
          <w:delText xml:space="preserve">reduced</w:delText>
        </w:r>
      </w:del>
      <w:ins w:id="5475" w:author="Claude" w:date="2026-10-03T12:00:00Z">
        <w:r>
          <w:rPr>
            <w:rFonts w:asciiTheme="majorBidi" w:hAnsiTheme="majorBidi" w:cstheme="majorBidi"/>
          </w:rPr>
          <w:t xml:space="preserve">plant</w:t>
        </w:r>
      </w:ins>
      <w:r>
        <w:rPr>
          <w:rFonts w:asciiTheme="majorBidi" w:hAnsiTheme="majorBidi" w:cstheme="majorBidi"/>
        </w:rPr>
        <w:t xml:space="preserve"> </w:t>
      </w:r>
      <w:del w:id="5476" w:author="Claude" w:date="2026-10-03T12:00:00Z">
        <w:r>
          <w:rPr>
            <w:rFonts w:asciiTheme="majorBidi" w:hAnsiTheme="majorBidi" w:cstheme="majorBidi"/>
          </w:rPr>
          <w:delText xml:space="preserve">microorganism</w:delText>
        </w:r>
      </w:del>
      <w:ins w:id="5477" w:author="Claude" w:date="2026-10-03T12:00:00Z">
        <w:r>
          <w:rPr>
            <w:rFonts w:asciiTheme="majorBidi" w:hAnsiTheme="majorBidi" w:cstheme="majorBidi"/>
          </w:rPr>
          <w:t xml:space="preserve">breeding, eliminated most of the premium for beneficial microorganisms,</w:t>
        </w:r>
      </w:ins>
      <w:r>
        <w:rPr>
          <w:rFonts w:asciiTheme="majorBidi" w:hAnsiTheme="majorBidi" w:cstheme="majorBidi"/>
        </w:rPr>
        <w:t xml:space="preserve"> and </w:t>
      </w:r>
      <w:del w:id="5478" w:author="Claude" w:date="2026-10-03T12:00:00Z">
        <w:r>
          <w:rPr>
            <w:rFonts w:asciiTheme="majorBidi" w:hAnsiTheme="majorBidi" w:cstheme="majorBidi"/>
          </w:rPr>
          <w:delText xml:space="preserve">GMO</w:delText>
        </w:r>
      </w:del>
      <w:ins w:id="5479" w:author="Claude" w:date="2026-10-03T12:00:00Z">
        <w:r>
          <w:rPr>
            <w:rFonts w:asciiTheme="majorBidi" w:hAnsiTheme="majorBidi" w:cstheme="majorBidi"/>
          </w:rPr>
          <w:t xml:space="preserve">nearly</w:t>
        </w:r>
      </w:ins>
      <w:r>
        <w:rPr>
          <w:rFonts w:asciiTheme="majorBidi" w:hAnsiTheme="majorBidi" w:cstheme="majorBidi"/>
        </w:rPr>
        <w:t xml:space="preserve"> </w:t>
      </w:r>
      <w:del w:id="5480" w:author="Claude" w:date="2026-10-03T12:00:00Z">
        <w:r>
          <w:rPr>
            <w:rFonts w:asciiTheme="majorBidi" w:hAnsiTheme="majorBidi" w:cstheme="majorBidi"/>
          </w:rPr>
          <w:delText xml:space="preserve">valuations under</w:delText>
        </w:r>
      </w:del>
      <w:ins w:id="5481" w:author="Claude" w:date="2026-10-03T12:00:00Z">
        <w:r>
          <w:rPr>
            <w:rFonts w:asciiTheme="majorBidi" w:hAnsiTheme="majorBidi" w:cstheme="majorBidi"/>
          </w:rPr>
          <w:t xml:space="preserve">quadrupled</w:t>
        </w:r>
      </w:ins>
      <w:r>
        <w:rPr>
          <w:rFonts w:asciiTheme="majorBidi" w:hAnsiTheme="majorBidi" w:cstheme="majorBidi"/>
        </w:rPr>
        <w:t xml:space="preserve"> the </w:t>
      </w:r>
      <w:del w:id="5482" w:author="Claude" w:date="2026-10-03T12:00:00Z">
        <w:r>
          <w:rPr>
            <w:rFonts w:asciiTheme="majorBidi" w:hAnsiTheme="majorBidi" w:cstheme="majorBidi"/>
          </w:rPr>
          <w:delText xml:space="preserve">same</w:delText>
        </w:r>
      </w:del>
      <w:ins w:id="5483" w:author="Claude" w:date="2026-10-03T12:00:00Z">
        <w:r>
          <w:rPr>
            <w:rFonts w:asciiTheme="majorBidi" w:hAnsiTheme="majorBidi" w:cstheme="majorBidi"/>
          </w:rPr>
          <w:t xml:space="preserve">discount</w:t>
        </w:r>
      </w:ins>
      <w:r>
        <w:rPr>
          <w:rFonts w:asciiTheme="majorBidi" w:hAnsiTheme="majorBidi" w:cstheme="majorBidi"/>
        </w:rPr>
        <w:t xml:space="preserve"> </w:t>
      </w:r>
      <w:del w:id="5484" w:author="Claude" w:date="2026-10-03T12:00:00Z">
        <w:r>
          <w:rPr>
            <w:rFonts w:asciiTheme="majorBidi" w:hAnsiTheme="majorBidi" w:cstheme="majorBidi"/>
          </w:rPr>
          <w:delText xml:space="preserve">treatment</w:delText>
        </w:r>
      </w:del>
      <w:ins w:id="5485" w:author="Claude" w:date="2026-10-03T12:00:00Z">
        <w:r>
          <w:rPr>
            <w:rFonts w:asciiTheme="majorBidi" w:hAnsiTheme="majorBidi" w:cstheme="majorBidi"/>
          </w:rPr>
          <w:t xml:space="preserve">for</w:t>
        </w:r>
      </w:ins>
      <w:r>
        <w:rPr>
          <w:rFonts w:asciiTheme="majorBidi" w:hAnsiTheme="majorBidi" w:cstheme="majorBidi"/>
        </w:rPr>
        <w:t xml:space="preserve"> </w:t>
      </w:r>
      <w:del w:id="5486" w:author="Claude" w:date="2026-10-03T12:00:00Z">
        <w:r>
          <w:rPr>
            <w:rFonts w:asciiTheme="majorBidi" w:hAnsiTheme="majorBidi" w:cstheme="majorBidi"/>
          </w:rPr>
          <w:delText xml:space="preserve">demonstrate</w:delText>
        </w:r>
      </w:del>
      <w:ins w:id="5487" w:author="Claude" w:date="2026-10-03T12:00:00Z">
        <w:r>
          <w:rPr>
            <w:rFonts w:asciiTheme="majorBidi" w:hAnsiTheme="majorBidi" w:cstheme="majorBidi"/>
          </w:rPr>
          <w:t xml:space="preserve">GMO</w:t>
        </w:r>
      </w:ins>
      <w:r>
        <w:rPr>
          <w:rFonts w:asciiTheme="majorBidi" w:hAnsiTheme="majorBidi" w:cstheme="majorBidi"/>
        </w:rPr>
        <w:t xml:space="preserve"> </w:t>
      </w:r>
      <w:del w:id="5488" w:author="Claude" w:date="2026-10-03T12:00:00Z">
        <w:r>
          <w:rPr>
            <w:rFonts w:asciiTheme="majorBidi" w:hAnsiTheme="majorBidi" w:cstheme="majorBidi"/>
          </w:rPr>
          <w:delText xml:space="preserve">that</w:delText>
        </w:r>
      </w:del>
      <w:ins w:id="5489" w:author="Claude" w:date="2026-10-03T12:00:00Z">
        <w:r>
          <w:rPr>
            <w:rFonts w:asciiTheme="majorBidi" w:hAnsiTheme="majorBidi" w:cstheme="majorBidi"/>
          </w:rPr>
          <w:t xml:space="preserve">technology.</w:t>
        </w:r>
      </w:ins>
      <w:r>
        <w:rPr>
          <w:rFonts w:asciiTheme="majorBidi" w:hAnsiTheme="majorBidi" w:cstheme="majorBidi"/>
        </w:rPr>
        <w:t xml:space="preserve"> </w:t>
      </w:r>
      <w:del w:id="5490" w:author="Claude" w:date="2026-10-03T12:00:00Z">
        <w:r>
          <w:rPr>
            <w:rFonts w:asciiTheme="majorBidi" w:hAnsiTheme="majorBidi" w:cstheme="majorBidi"/>
          </w:rPr>
          <w:delText xml:space="preserve">additional</w:delText>
        </w:r>
      </w:del>
      <w:ins w:id="5491" w:author="Claude" w:date="2026-10-03T12:00:00Z">
        <w:r>
          <w:rPr>
            <w:rFonts w:asciiTheme="majorBidi" w:hAnsiTheme="majorBidi" w:cstheme="majorBidi"/>
          </w:rPr>
          <w:t xml:space="preserve">Because the wording was randomly assigned, these differences can be attributed to the</w:t>
        </w:r>
      </w:ins>
      <w:r>
        <w:rPr>
          <w:rFonts w:asciiTheme="majorBidi" w:hAnsiTheme="majorBidi" w:cstheme="majorBidi"/>
        </w:rPr>
        <w:t xml:space="preserve"> information </w:t>
      </w:r>
      <w:del w:id="5492" w:author="Claude" w:date="2026-10-03T12:00:00Z">
        <w:r>
          <w:rPr>
            <w:rFonts w:asciiTheme="majorBidi" w:hAnsiTheme="majorBidi" w:cstheme="majorBidi"/>
          </w:rPr>
          <w:delText xml:space="preserve">can</w:delText>
        </w:r>
      </w:del>
      <w:ins w:id="5493" w:author="Claude" w:date="2026-10-03T12:00:00Z">
        <w:r>
          <w:rPr>
            <w:rFonts w:asciiTheme="majorBidi" w:hAnsiTheme="majorBidi" w:cstheme="majorBidi"/>
          </w:rPr>
          <w:t xml:space="preserve">respondents</w:t>
        </w:r>
      </w:ins>
      <w:r>
        <w:rPr>
          <w:rFonts w:asciiTheme="majorBidi" w:hAnsiTheme="majorBidi" w:cstheme="majorBidi"/>
        </w:rPr>
        <w:t xml:space="preserve"> </w:t>
      </w:r>
      <w:del w:id="5494" w:author="Claude" w:date="2026-10-03T12:00:00Z">
        <w:r>
          <w:rPr>
            <w:rFonts w:asciiTheme="majorBidi" w:hAnsiTheme="majorBidi" w:cstheme="majorBidi"/>
          </w:rPr>
          <w:delText xml:space="preserve">have</w:delText>
        </w:r>
      </w:del>
      <w:ins w:id="5495" w:author="Claude" w:date="2026-10-03T12:00:00Z">
        <w:r>
          <w:rPr>
            <w:rFonts w:asciiTheme="majorBidi" w:hAnsiTheme="majorBidi" w:cstheme="majorBidi"/>
          </w:rPr>
          <w:t xml:space="preserve">received.</w:t>
        </w:r>
      </w:ins>
      <w:r>
        <w:rPr>
          <w:rFonts w:asciiTheme="majorBidi" w:hAnsiTheme="majorBidi" w:cstheme="majorBidi"/>
        </w:rPr>
        <w:t xml:space="preserve"> </w:t>
      </w:r>
      <w:del w:id="5496" w:author="Claude" w:date="2026-10-03T12:00:00Z">
        <w:r>
          <w:rPr>
            <w:rFonts w:asciiTheme="majorBidi" w:hAnsiTheme="majorBidi" w:cstheme="majorBidi"/>
          </w:rPr>
          <w:delText xml:space="preserve">different</w:delText>
        </w:r>
      </w:del>
      <w:ins w:id="5497" w:author="Claude" w:date="2026-10-03T12:00:00Z">
        <w:r>
          <w:rPr>
            <w:rFonts w:asciiTheme="majorBidi" w:hAnsiTheme="majorBidi" w:cstheme="majorBidi"/>
          </w:rPr>
          <w:t xml:space="preserve">The</w:t>
        </w:r>
      </w:ins>
      <w:r>
        <w:rPr>
          <w:rFonts w:asciiTheme="majorBidi" w:hAnsiTheme="majorBidi" w:cstheme="majorBidi"/>
        </w:rPr>
        <w:t xml:space="preserve"> </w:t>
      </w:r>
      <w:del w:id="5498" w:author="Claude" w:date="2026-10-03T12:00:00Z">
        <w:r>
          <w:rPr>
            <w:rFonts w:asciiTheme="majorBidi" w:hAnsiTheme="majorBidi" w:cstheme="majorBidi"/>
          </w:rPr>
          <w:delText xml:space="preserve">consequences</w:delText>
        </w:r>
      </w:del>
      <w:ins w:id="5499" w:author="Claude" w:date="2026-10-03T12:00:00Z">
        <w:r>
          <w:rPr>
            <w:rFonts w:asciiTheme="majorBidi" w:hAnsiTheme="majorBidi" w:cstheme="majorBidi"/>
          </w:rPr>
          <w:t xml:space="preserve">penalty</w:t>
        </w:r>
      </w:ins>
      <w:r>
        <w:rPr>
          <w:rFonts w:asciiTheme="majorBidi" w:hAnsiTheme="majorBidi" w:cstheme="majorBidi"/>
        </w:rPr>
        <w:t xml:space="preserve"> </w:t>
      </w:r>
      <w:del w:id="5500" w:author="Claude" w:date="2026-10-03T12:00:00Z">
        <w:r>
          <w:rPr>
            <w:rFonts w:asciiTheme="majorBidi" w:hAnsiTheme="majorBidi" w:cstheme="majorBidi"/>
          </w:rPr>
          <w:delText xml:space="preserve">within one segment. This makes a uniform communication approach</w:delText>
        </w:r>
      </w:del>
      <w:ins w:id="5501" w:author="Claude" w:date="2026-10-03T12:00:00Z">
        <w:r>
          <w:rPr>
            <w:rFonts w:asciiTheme="majorBidi" w:hAnsiTheme="majorBidi" w:cstheme="majorBidi"/>
          </w:rPr>
          <w:t xml:space="preserve">increased</w:t>
        </w:r>
      </w:ins>
      <w:r>
        <w:rPr>
          <w:rFonts w:asciiTheme="majorBidi" w:hAnsiTheme="majorBidi" w:cstheme="majorBidi"/>
        </w:rPr>
        <w:t xml:space="preserve"> across technologies </w:t>
      </w:r>
      <w:del w:id="5502" w:author="Claude" w:date="2026-10-03T12:00:00Z">
        <w:r>
          <w:rPr>
            <w:rFonts w:asciiTheme="majorBidi" w:hAnsiTheme="majorBidi" w:cstheme="majorBidi"/>
          </w:rPr>
          <w:delText xml:space="preserve">difficult</w:delText>
        </w:r>
      </w:del>
      <w:ins w:id="5503" w:author="Claude" w:date="2026-10-03T12:00:00Z">
        <w:r>
          <w:rPr>
            <w:rFonts w:asciiTheme="majorBidi" w:hAnsiTheme="majorBidi" w:cstheme="majorBidi"/>
          </w:rPr>
          <w:t xml:space="preserve">that consumers are likely</w:t>
        </w:r>
      </w:ins>
      <w:r>
        <w:rPr>
          <w:rFonts w:asciiTheme="majorBidi" w:hAnsiTheme="majorBidi" w:cstheme="majorBidi"/>
        </w:rPr>
        <w:t xml:space="preserve"> to </w:t>
      </w:r>
      <w:del w:id="5504" w:author="Claude" w:date="2026-10-03T12:00:00Z">
        <w:r>
          <w:rPr>
            <w:rFonts w:asciiTheme="majorBidi" w:hAnsiTheme="majorBidi" w:cstheme="majorBidi"/>
          </w:rPr>
          <w:delText xml:space="preserve">justify.</w:delText>
        </w:r>
      </w:del>
      <w:ins w:id="5505" w:author="Claude" w:date="2026-10-03T12:00:00Z">
        <w:r>
          <w:rPr>
            <w:rFonts w:asciiTheme="majorBidi" w:hAnsiTheme="majorBidi" w:cstheme="majorBidi"/>
          </w:rPr>
          <w:t xml:space="preserve">perceive as more intrusive, consistent with the view that judgments of naturalness depend on the process a food undergoes (Rozin, 2005; Siegrist &amp; Hartmann, 2020), although we did not measure these perceptions. The GMO penalty was statistically significant in four of the five classes, including the biotechnology-receptive Class 1, and was not statistically significant only in Class 5.</w:t>
        </w:r>
      </w:ins>
      <w:r>
        <w:rPr>
          <w:rFonts w:asciiTheme="majorBidi" w:hAnsiTheme="majorBidi" w:cstheme="majorBidi"/>
        </w:rPr>
        <w:t xml:space="preserve"> The way production is presented can influence acceptance, including when consumers encounter text and images together (Bryant &amp; Dillard, 2019). Since the present treatment combines an explanatory graphic with technology-specific descriptors, its implications concern the complete material. Further testing would be needed to identify which elements contribute to the response and whether revised presentations retain the information while changing its effect.</w:t>
      </w:r>
      <w:ins w:id="5506" w:author="Claude" w:date="2026-10-03T12:00:00Z">
        <w:r>
          <w:rPr>
            <w:rFonts w:asciiTheme="majorBidi" w:hAnsiTheme="majorBidi" w:cstheme="majorBidi"/>
          </w:rPr>
          <w:t xml:space="preserve"> The increase in plant-breeding valuation in Class 4 under the same treatment is only just significant at the 5% level (p = 0.046) and should be regarded as exploratory.</w:t>
        </w:r>
      </w:ins>
    </w:p>
    <w:p w14:paraId="01A4F792" w14:textId="77777777" w:rsidR="00074F93" w:rsidRDefault="00074F93" w:rsidP="00074F93">
      <w:pPr>
        <w:spacing w:line="480" w:lineRule="auto"/>
        <w:jc w:val="both"/>
        <w:rPr>
          <w:del w:id="5507" w:author="Claude" w:date="2026-10-03T12:00:00Z"/>
          <w:rFonts w:asciiTheme="majorBidi" w:hAnsiTheme="majorBidi" w:cstheme="majorBidi"/>
        </w:rPr>
      </w:pPr>
    </w:p>
    <w:p w14:paraId="30BA3E0F" w14:textId="77777777" w:rsidR="00074F93" w:rsidRDefault="00074F93" w:rsidP="00074F93">
      <w:pPr>
        <w:spacing w:line="480" w:lineRule="auto"/>
        <w:jc w:val="both"/>
        <w:rPr>
          <w:del w:id="5508" w:author="Claude" w:date="2026-10-03T12:00:00Z"/>
          <w:rFonts w:asciiTheme="majorBidi" w:hAnsiTheme="majorBidi" w:cstheme="majorBidi"/>
        </w:rPr>
      </w:pPr>
    </w:p>
    <w:p w14:paraId="73EB8AC2" w14:textId="77777777" w:rsidR="00074F93" w:rsidRDefault="00074F93" w:rsidP="00074F93">
      <w:pPr>
        <w:spacing w:line="480" w:lineRule="auto"/>
        <w:jc w:val="both"/>
        <w:rPr>
          <w:del w:id="5509" w:author="Claude" w:date="2026-10-03T12:00:00Z"/>
          <w:rFonts w:asciiTheme="majorBidi" w:hAnsiTheme="majorBidi" w:cstheme="majorBidi"/>
        </w:rPr>
      </w:pPr>
    </w:p>
    <w:p w14:paraId="2E371A7E" w14:textId="77777777" w:rsidR="00074F93" w:rsidRDefault="00074F93" w:rsidP="00074F93">
      <w:pPr>
        <w:spacing w:line="480" w:lineRule="auto"/>
        <w:jc w:val="both"/>
        <w:rPr>
          <w:del w:id="5510" w:author="Claude" w:date="2026-10-03T12:00:00Z"/>
          <w:rFonts w:asciiTheme="majorBidi" w:hAnsiTheme="majorBidi" w:cstheme="majorBidi"/>
        </w:rPr>
      </w:pPr>
    </w:p>
    <w:p w14:paraId="1300261F"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Selecting a promising product does not settle how it should be promoted. </w:t>
      </w:r>
      <w:ins w:id="5511" w:author="Claude" w:date="2026-10-03T12:00:00Z">
        <w:r>
          <w:rPr>
            <w:rFonts w:asciiTheme="majorBidi" w:hAnsiTheme="majorBidi" w:cstheme="majorBidi"/>
          </w:rPr>
          <w:t xml:space="preserve">None of the benefit messages increased product choice on average. Personal-benefit and combined-benefit messages increased opting out at the 10% level in the mixed logit model, and six of the seven statistically significant class-specific message effects increased opting out, including the personal-benefit message in Class 3, the committed sustainability-oriented segment. This pattern is consistent with evidence that self-interested appeals can weaken pro-environmental motivation (Bolderdijk et al., 2013; Evans et al., 2013). </w:t>
        </w:r>
      </w:ins>
      <w:r>
        <w:rPr>
          <w:rFonts w:asciiTheme="majorBidi" w:hAnsiTheme="majorBidi" w:cstheme="majorBidi"/>
        </w:rPr>
        <w:t xml:space="preserve">Social-benefit messaging </w:t>
      </w:r>
      <w:del w:id="5512" w:author="Claude" w:date="2026-10-03T12:00:00Z">
        <w:r>
          <w:rPr>
            <w:rFonts w:asciiTheme="majorBidi" w:hAnsiTheme="majorBidi" w:cstheme="majorBidi"/>
          </w:rPr>
          <w:delText xml:space="preserve">encourages</w:delText>
        </w:r>
      </w:del>
      <w:ins w:id="5513" w:author="Claude" w:date="2026-10-03T12:00:00Z">
        <w:r>
          <w:rPr>
            <w:rFonts w:asciiTheme="majorBidi" w:hAnsiTheme="majorBidi" w:cstheme="majorBidi"/>
          </w:rPr>
          <w:t xml:space="preserve">appeared to encourage</w:t>
        </w:r>
      </w:ins>
      <w:r>
        <w:rPr>
          <w:rFonts w:asciiTheme="majorBidi" w:hAnsiTheme="majorBidi" w:cstheme="majorBidi"/>
        </w:rPr>
        <w:t xml:space="preserve"> product choice in Class 2 but </w:t>
      </w:r>
      <w:del w:id="5514" w:author="Claude" w:date="2026-10-03T12:00:00Z">
        <w:r>
          <w:rPr>
            <w:rFonts w:asciiTheme="majorBidi" w:hAnsiTheme="majorBidi" w:cstheme="majorBidi"/>
          </w:rPr>
          <w:delText xml:space="preserve">discourages</w:delText>
        </w:r>
      </w:del>
      <w:ins w:id="5515" w:author="Claude" w:date="2026-10-03T12:00:00Z">
        <w:r>
          <w:rPr>
            <w:rFonts w:asciiTheme="majorBidi" w:hAnsiTheme="majorBidi" w:cstheme="majorBidi"/>
          </w:rPr>
          <w:t xml:space="preserve">discourage</w:t>
        </w:r>
      </w:ins>
      <w:r>
        <w:rPr>
          <w:rFonts w:asciiTheme="majorBidi" w:hAnsiTheme="majorBidi" w:cstheme="majorBidi"/>
        </w:rPr>
        <w:t xml:space="preserve"> it in Class 5, despite the latter’s favorable carbon </w:t>
      </w:r>
      <w:del w:id="5516" w:author="Claude" w:date="2026-10-03T12:00:00Z">
        <w:r>
          <w:rPr>
            <w:rFonts w:asciiTheme="majorBidi" w:hAnsiTheme="majorBidi" w:cstheme="majorBidi"/>
          </w:rPr>
          <w:delText xml:space="preserve">valuations.</w:delText>
        </w:r>
      </w:del>
      <w:ins w:id="5517" w:author="Claude" w:date="2026-10-03T12:00:00Z">
        <w:r>
          <w:rPr>
            <w:rFonts w:asciiTheme="majorBidi" w:hAnsiTheme="majorBidi" w:cstheme="majorBidi"/>
          </w:rPr>
          <w:t xml:space="preserve">valuations;</w:t>
        </w:r>
      </w:ins>
      <w:r>
        <w:rPr>
          <w:rFonts w:asciiTheme="majorBidi" w:hAnsiTheme="majorBidi" w:cstheme="majorBidi"/>
        </w:rPr>
        <w:t xml:space="preserve"> </w:t>
      </w:r>
      <w:del w:id="5518" w:author="Claude" w:date="2026-10-03T12:00:00Z">
        <w:r>
          <w:rPr>
            <w:rFonts w:asciiTheme="majorBidi" w:hAnsiTheme="majorBidi" w:cstheme="majorBidi"/>
          </w:rPr>
          <w:delText xml:space="preserve">This</w:delText>
        </w:r>
      </w:del>
      <w:ins w:id="5519" w:author="Claude" w:date="2026-10-03T12:00:00Z">
        <w:r>
          <w:rPr>
            <w:rFonts w:asciiTheme="majorBidi" w:hAnsiTheme="majorBidi" w:cstheme="majorBidi"/>
          </w:rPr>
          <w:t xml:space="preserve">however,</w:t>
        </w:r>
      </w:ins>
      <w:r>
        <w:rPr>
          <w:rFonts w:asciiTheme="majorBidi" w:hAnsiTheme="majorBidi" w:cstheme="majorBidi"/>
        </w:rPr>
        <w:t xml:space="preserve"> </w:t>
      </w:r>
      <w:del w:id="5520" w:author="Claude" w:date="2026-10-03T12:00:00Z">
        <w:r>
          <w:rPr>
            <w:rFonts w:asciiTheme="majorBidi" w:hAnsiTheme="majorBidi" w:cstheme="majorBidi"/>
          </w:rPr>
          <w:delText xml:space="preserve">contrast</w:delText>
        </w:r>
      </w:del>
      <w:ins w:id="5521" w:author="Claude" w:date="2026-10-03T12:00:00Z">
        <w:r>
          <w:rPr>
            <w:rFonts w:asciiTheme="majorBidi" w:hAnsiTheme="majorBidi" w:cstheme="majorBidi"/>
          </w:rPr>
          <w:t xml:space="preserve">these</w:t>
        </w:r>
      </w:ins>
      <w:r>
        <w:rPr>
          <w:rFonts w:asciiTheme="majorBidi" w:hAnsiTheme="majorBidi" w:cstheme="majorBidi"/>
        </w:rPr>
        <w:t xml:space="preserve"> </w:t>
      </w:r>
      <w:del w:id="5522" w:author="Claude" w:date="2026-10-03T12:00:00Z">
        <w:r>
          <w:rPr>
            <w:rFonts w:asciiTheme="majorBidi" w:hAnsiTheme="majorBidi" w:cstheme="majorBidi"/>
          </w:rPr>
          <w:delText xml:space="preserve">shows</w:delText>
        </w:r>
      </w:del>
      <w:ins w:id="5523" w:author="Claude" w:date="2026-10-03T12:00:00Z">
        <w:r>
          <w:rPr>
            <w:rFonts w:asciiTheme="majorBidi" w:hAnsiTheme="majorBidi" w:cstheme="majorBidi"/>
          </w:rPr>
          <w:t xml:space="preserve">two</w:t>
        </w:r>
      </w:ins>
      <w:r>
        <w:rPr>
          <w:rFonts w:asciiTheme="majorBidi" w:hAnsiTheme="majorBidi" w:cstheme="majorBidi"/>
        </w:rPr>
        <w:t xml:space="preserve"> </w:t>
      </w:r>
      <w:del w:id="5524" w:author="Claude" w:date="2026-10-03T12:00:00Z">
        <w:r>
          <w:rPr>
            <w:rFonts w:asciiTheme="majorBidi" w:hAnsiTheme="majorBidi" w:cstheme="majorBidi"/>
          </w:rPr>
          <w:delText xml:space="preserve">why</w:delText>
        </w:r>
      </w:del>
      <w:ins w:id="5525" w:author="Claude" w:date="2026-10-03T12:00:00Z">
        <w:r>
          <w:rPr>
            <w:rFonts w:asciiTheme="majorBidi" w:hAnsiTheme="majorBidi" w:cstheme="majorBidi"/>
          </w:rPr>
          <w:t xml:space="preserve">large</w:t>
        </w:r>
      </w:ins>
      <w:r>
        <w:rPr>
          <w:rFonts w:asciiTheme="majorBidi" w:hAnsiTheme="majorBidi" w:cstheme="majorBidi"/>
        </w:rPr>
        <w:t xml:space="preserve"> </w:t>
      </w:r>
      <w:del w:id="5526" w:author="Claude" w:date="2026-10-03T12:00:00Z">
        <w:r>
          <w:rPr>
            <w:rFonts w:asciiTheme="majorBidi" w:hAnsiTheme="majorBidi" w:cstheme="majorBidi"/>
          </w:rPr>
          <w:delText xml:space="preserve">underlying</w:delText>
        </w:r>
      </w:del>
      <w:ins w:id="5527" w:author="Claude" w:date="2026-10-03T12:00:00Z">
        <w:r>
          <w:rPr>
            <w:rFonts w:asciiTheme="majorBidi" w:hAnsiTheme="majorBidi" w:cstheme="majorBidi"/>
          </w:rPr>
          <w:t xml:space="preserve">estimates</w:t>
        </w:r>
      </w:ins>
      <w:r>
        <w:rPr>
          <w:rFonts w:asciiTheme="majorBidi" w:hAnsiTheme="majorBidi" w:cstheme="majorBidi"/>
        </w:rPr>
        <w:t xml:space="preserve"> </w:t>
      </w:r>
      <w:del w:id="5528" w:author="Claude" w:date="2026-10-03T12:00:00Z">
        <w:r>
          <w:rPr>
            <w:rFonts w:asciiTheme="majorBidi" w:hAnsiTheme="majorBidi" w:cstheme="majorBidi"/>
          </w:rPr>
          <w:delText xml:space="preserve">product</w:delText>
        </w:r>
      </w:del>
      <w:ins w:id="5529" w:author="Claude" w:date="2026-10-03T12:00:00Z">
        <w:r>
          <w:rPr>
            <w:rFonts w:asciiTheme="majorBidi" w:hAnsiTheme="majorBidi" w:cstheme="majorBidi"/>
          </w:rPr>
          <w:t xml:space="preserve">warrant</w:t>
        </w:r>
      </w:ins>
      <w:r>
        <w:rPr>
          <w:rFonts w:asciiTheme="majorBidi" w:hAnsiTheme="majorBidi" w:cstheme="majorBidi"/>
        </w:rPr>
        <w:t xml:space="preserve"> </w:t>
      </w:r>
      <w:del w:id="5530" w:author="Claude" w:date="2026-10-03T12:00:00Z">
        <w:r>
          <w:rPr>
            <w:rFonts w:asciiTheme="majorBidi" w:hAnsiTheme="majorBidi" w:cstheme="majorBidi"/>
          </w:rPr>
          <w:delText xml:space="preserve">preferences are insufficient for choosing a message.</w:delText>
        </w:r>
      </w:del>
      <w:ins w:id="5531" w:author="Claude" w:date="2026-10-03T12:00:00Z">
        <w:r>
          <w:rPr>
            <w:rFonts w:asciiTheme="majorBidi" w:hAnsiTheme="majorBidi" w:cstheme="majorBidi"/>
          </w:rPr>
          <w:t xml:space="preserve">caution.</w:t>
        </w:r>
      </w:ins>
      <w:r>
        <w:rPr>
          <w:rFonts w:asciiTheme="majorBidi" w:hAnsiTheme="majorBidi" w:cstheme="majorBidi"/>
        </w:rPr>
        <w:t xml:space="preserve"> Environmental and food-technology communication can produce unintended responses, reinforcing the need to evaluate messages with their intended audiences (Gromet et al., 2013; Siegrist et al., 2018). Product testing and communication testing should therefore inform one another. The demographic associations</w:t>
      </w:r>
      <w:ins w:id="5532" w:author="Claude" w:date="2026-10-03T12:00:00Z">
        <w:r>
          <w:rPr>
            <w:rFonts w:asciiTheme="majorBidi" w:hAnsiTheme="majorBidi" w:cstheme="majorBidi"/>
          </w:rPr>
          <w:t xml:space="preserve"> with class membership</w:t>
        </w:r>
      </w:ins>
      <w:r>
        <w:rPr>
          <w:rFonts w:asciiTheme="majorBidi" w:hAnsiTheme="majorBidi" w:cstheme="majorBidi"/>
        </w:rPr>
        <w:t xml:space="preserve"> can help guide recruitment for these tests, while direct assessment of preferences remains necessary. The message effects identified here concern choosing either tomato product rather than opting out; they do not establish changes in the value attached to individual attributes.</w:t>
      </w:r>
    </w:p>
    <w:p w14:paraId="07C33EA5" w14:textId="77777777" w:rsidR="00074F93" w:rsidRPr="0025009B" w:rsidRDefault="00074F93" w:rsidP="00074F93">
      <w:pPr>
        <w:spacing w:line="480" w:lineRule="auto"/>
        <w:jc w:val="both"/>
        <w:rPr>
          <w:rFonts w:asciiTheme="majorBidi" w:hAnsiTheme="majorBidi" w:cstheme="majorBidi"/>
        </w:rPr>
      </w:pPr>
      <w:del w:id="5533" w:author="Claude" w:date="2026-10-03T12:00:00Z">
        <w:r>
          <w:rPr>
            <w:rFonts w:asciiTheme="majorBidi" w:hAnsiTheme="majorBidi" w:cstheme="majorBidi"/>
          </w:rPr>
          <w:delText xml:space="preserve">The simulations indicate that segments can provide useful starting points for product development without defining the full audience for the resulting product. Although Class 4 represents approximately 11% of the sample, its profile attracts an aggregate predicted share of approximately 59% when priced at $4.19 against the conventional product at $2.19. This suggests that a relatively small segment can identify an offering with appeal across other segments. The appropriate next step is therefore to evaluate a segment-informed profile across the wider sample and relevant prices. The comparison between B4 and B1a further illustrates how simulations can assess a specific design change: their difference in predicted share reflects adding seasonal production within an otherwise identical configuration.</w:delText>
        </w:r>
      </w:del>
      <w:ins w:id="5534" w:author="Claude" w:date="2026-10-03T12:00:00Z">
        <w:r>
          <w:rPr>
            <w:rFonts w:asciiTheme="majorBidi" w:hAnsiTheme="majorBidi" w:cstheme="majorBidi"/>
          </w:rPr>
          <w:t xml:space="preserve">The simulations show who sustains price premiums for these products. At a $2.00 premium, Classes 2 and 5 almost entirely abandon Product B, mostly in favor of the conventional product, so premium-priced choices come from Classes 1, 3, and 4. This helps explain why B4, which differs from the Class 1 profile (B1a) only by adding seasonal production, performs best: it combines attributes valued by the segments that remain in the market at premium prices and excludes AI-based energy efficiency and GMO technology, each of which some of these segments reject. Although B4 was constructed from the preferences of Class 4, which represents about 11% of respondents, most of its predicted share at $4.19 comes from Classes 1 and 3, so a segment can provide a useful starting point for product development without defining the full audience for the resulting product. By contrast, at a $2.00 premium, adding AI-based energy efficiency and a larger carbon reduction to B1a (B3) raises predicted choices mainly in Class 3, which already chooses B1a at high rates, while lowering them in Classes 1 and 4; at price parity, its gains come mainly from Class 5, which leaves the market at premium prices. Product design should therefore start from the attributes valued by consumers who remain in the market at the intended price. Lower-carbon products may also expand the market rather than only displace conventional sales: Class 4 often chooses neither product when only conventional attributes are available, and offering B4 reduces the predicted opt-out share well below the level predicted with two identical conventional products.</w:t>
        </w:r>
      </w:ins>
    </w:p>
    <w:p w14:paraId="6846E913" w14:textId="77777777" w:rsidR="00074F93" w:rsidRDefault="00074F93" w:rsidP="00074F93">
      <w:pPr>
        <w:spacing w:line="480" w:lineRule="auto"/>
        <w:jc w:val="both"/>
        <w:rPr>
          <w:del w:id="5535" w:author="Claude" w:date="2026-10-03T12:00:00Z"/>
          <w:rFonts w:asciiTheme="majorBidi" w:hAnsiTheme="majorBidi" w:cstheme="majorBidi"/>
        </w:rPr>
      </w:pPr>
    </w:p>
    <w:p w14:paraId="03687365" w14:textId="77777777" w:rsidR="00074F93" w:rsidRDefault="00074F93" w:rsidP="00074F93">
      <w:pPr>
        <w:spacing w:line="480" w:lineRule="auto"/>
        <w:jc w:val="both"/>
        <w:rPr>
          <w:del w:id="5536" w:author="Claude" w:date="2026-10-03T12:00:00Z"/>
          <w:rFonts w:asciiTheme="majorBidi" w:hAnsiTheme="majorBidi" w:cstheme="majorBidi"/>
        </w:rPr>
      </w:pPr>
    </w:p>
    <w:p w14:paraId="591F95F9" w14:textId="77777777" w:rsidR="00074F93" w:rsidRDefault="00074F93" w:rsidP="00074F93">
      <w:pPr>
        <w:spacing w:line="480" w:lineRule="auto"/>
        <w:jc w:val="both"/>
        <w:rPr>
          <w:del w:id="5537" w:author="Claude" w:date="2026-10-03T12:00:00Z"/>
          <w:rFonts w:asciiTheme="majorBidi" w:hAnsiTheme="majorBidi" w:cstheme="majorBidi"/>
        </w:rPr>
      </w:pPr>
    </w:p>
    <w:p w14:paraId="2BC958B6" w14:textId="77777777" w:rsidR="00074F93" w:rsidRDefault="00074F93" w:rsidP="00074F93">
      <w:pPr>
        <w:spacing w:line="480" w:lineRule="auto"/>
        <w:jc w:val="both"/>
        <w:rPr>
          <w:del w:id="5538" w:author="Claude" w:date="2026-10-03T12:00:00Z"/>
          <w:rFonts w:asciiTheme="majorBidi" w:hAnsiTheme="majorBidi" w:cstheme="majorBidi"/>
        </w:rPr>
      </w:pPr>
    </w:p>
    <w:p w14:paraId="665CFD21"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The simulations also connect the carbon findings to a broader product decision. B4’s stronger predicted performance than B3, despite its smaller carbon reduction, shows that the appeal of the overall offering cannot be ranked by the reduction claim alone. Because the profiles also differ in energy technology, this comparison does not identify which change drives the difference. It does, however, reinforce the need to evaluate product composition and price jointly, adding cost and competitive information before drawing conclusions about commercial viability (Dobson &amp; Kalish, 1993). The profiles identified here are therefore candidates for production-cost assessment and retail trials.</w:t>
      </w:r>
      <w:del w:id="5539" w:author="Claude" w:date="2026-10-03T12:00:00Z">
        <w:r>
          <w:rPr>
            <w:rFonts w:asciiTheme="majorBidi" w:hAnsiTheme="majorBidi" w:cstheme="majorBidi"/>
          </w:rPr>
          <w:delText xml:space="preserve"> Their predicted appeal provides a basis for prioritizing further testing, while leaving the feasibility and profitability of supplying them to be established.</w:delText>
        </w:r>
      </w:del>
    </w:p>
    <w:p w14:paraId="1867D1FA" w14:textId="77777777" w:rsidR="00074F93" w:rsidRPr="00163190" w:rsidRDefault="00074F93" w:rsidP="00074F93">
      <w:pPr>
        <w:spacing w:line="480" w:lineRule="auto"/>
        <w:jc w:val="both"/>
        <w:rPr>
          <w:rFonts w:asciiTheme="majorBidi" w:hAnsiTheme="majorBidi" w:cstheme="majorBidi"/>
        </w:rPr>
      </w:pPr>
      <w:commentRangeStart w:id="13"/>
      <w:r>
        <w:rPr>
          <w:rFonts w:asciiTheme="majorBidi" w:hAnsiTheme="majorBidi" w:cstheme="majorBidi"/>
        </w:rPr>
        <w:t xml:space="preserve">These implications remain conditional on greenhouse cherry tomatoes, the descriptions presented, and the specified choice sets.</w:t>
      </w:r>
      <w:ins w:id="5540" w:author="Claude" w:date="2026-10-03T12:00:00Z">
        <w:r>
          <w:rPr>
            <w:rFonts w:asciiTheme="majorBidi" w:hAnsiTheme="majorBidi" w:cstheme="majorBidi"/>
          </w:rPr>
          <w:t xml:space="preserve"> As in other stated-preference studies, hypothetical bias may inflate WTP estimates (Murphy et al., 2005), so relative comparisons across attributes, segments, and treatments are likely more reliable than absolute premiums, and the large WTP estimates for Classes 1 and 3 should be interpreted in this light. The sample underrepresents high-income households, which may affect how well the segment shares generalize.</w:t>
        </w:r>
      </w:ins>
      <w:r>
        <w:rPr>
          <w:rFonts w:asciiTheme="majorBidi" w:hAnsiTheme="majorBidi" w:cstheme="majorBidi"/>
        </w:rPr>
        <w:t xml:space="preserve"> The simulations evaluate six illustrative profiles selected from an expanded set of 13, each against one conventional alternative and an opt-out option. They do not establish an optimal product or incorporate production costs, competing brands, or retail shelf conditions. Their rankings are based on point predictions, with uncertainty around the differences not quantified. </w:t>
      </w:r>
      <w:ins w:id="5541" w:author="Claude" w:date="2026-10-03T12:00:00Z">
        <w:r>
          <w:rPr>
            <w:rFonts w:asciiTheme="majorBidi" w:hAnsiTheme="majorBidi" w:cstheme="majorBidi"/>
          </w:rPr>
          <w:t xml:space="preserve">Finally, the benefit messages were modeled as shifting only the utility of opting out, and the intrusive wording applied only to the temperature-tolerance technologies. </w:t>
        </w:r>
      </w:ins>
      <w:r>
        <w:rPr>
          <w:rFonts w:asciiTheme="majorBidi" w:hAnsiTheme="majorBidi" w:cstheme="majorBidi"/>
        </w:rPr>
        <w:t xml:space="preserve">Future research should evaluate the proposed configurations using observed purchases, test their performance in broader competitive settings, </w:t>
      </w:r>
      <w:ins w:id="5542" w:author="Claude" w:date="2026-10-03T12:00:00Z">
        <w:r>
          <w:rPr>
            <w:rFonts w:asciiTheme="majorBidi" w:hAnsiTheme="majorBidi" w:cstheme="majorBidi"/>
          </w:rPr>
          <w:t xml:space="preserve">test whether messages change the valuation of specific attributes, </w:t>
        </w:r>
      </w:ins>
      <w:r>
        <w:rPr>
          <w:rFonts w:asciiTheme="majorBidi" w:hAnsiTheme="majorBidi" w:cstheme="majorBidi"/>
        </w:rPr>
        <w:t xml:space="preserve">and examine </w:t>
      </w:r>
      <w:del w:id="5543" w:author="Claude" w:date="2026-10-03T12:00:00Z">
        <w:r>
          <w:rPr>
            <w:rFonts w:asciiTheme="majorBidi" w:hAnsiTheme="majorBidi" w:cstheme="majorBidi"/>
          </w:rPr>
          <w:delText xml:space="preserve">why</w:delText>
        </w:r>
      </w:del>
      <w:ins w:id="5544" w:author="Claude" w:date="2026-10-03T12:00:00Z">
        <w:r>
          <w:rPr>
            <w:rFonts w:asciiTheme="majorBidi" w:hAnsiTheme="majorBidi" w:cstheme="majorBidi"/>
          </w:rPr>
          <w:t xml:space="preserve">whether, and why,</w:t>
        </w:r>
      </w:ins>
      <w:r>
        <w:rPr>
          <w:rFonts w:asciiTheme="majorBidi" w:hAnsiTheme="majorBidi" w:cstheme="majorBidi"/>
        </w:rPr>
        <w:t xml:space="preserve"> particular messages encourage product choice in some segments while discouraging it in others.</w:t>
      </w:r>
      <w:commentRangeEnd w:id="13"/>
      <w:r>
        <w:rPr>
          <w:rStyle w:val="CommentReference"/>
        </w:rPr>
        <w:commentReference w:id="13"/>
      </w:r>
    </w:p>
    <w:p w14:paraId="61EF2861" w14:textId="77777777" w:rsidR="00074F93" w:rsidRDefault="00074F93" w:rsidP="00074F93">
      <w:pPr>
        <w:pStyle w:val="ListParagraph"/>
        <w:numPr>
          <w:ilvl w:val="0"/>
          <w:numId w:val="1"/>
        </w:numPr>
        <w:spacing w:line="480" w:lineRule="auto"/>
        <w:jc w:val="both"/>
        <w:rPr>
          <w:rFonts w:asciiTheme="majorBidi" w:hAnsiTheme="majorBidi" w:cstheme="majorBidi"/>
          <w:b/>
          <w:bCs/>
        </w:rPr>
      </w:pPr>
      <w:commentRangeStart w:id="0"/>
      <w:commentRangeStart w:id="14"/>
      <w:r w:rsidRPr="006301E3">
        <w:rPr>
          <w:rFonts w:asciiTheme="majorBidi" w:hAnsiTheme="majorBidi" w:cstheme="majorBidi"/>
          <w:b/>
          <w:bCs/>
        </w:rPr>
        <w:t>Conclusion</w:t>
      </w:r>
      <w:commentRangeEnd w:id="14"/>
      <w:commentRangeEnd w:id="0"/>
      <w:r>
        <w:rPr>
          <w:rStyle w:val="CommentReference"/>
          <w:rFonts w:asciiTheme="majorBidi" w:hAnsiTheme="majorBidi" w:cstheme="majorBidi"/>
          <w:b/>
          <w:bCs/>
          <w:sz w:val="24"/>
          <w:szCs w:val="24"/>
        </w:rPr>
        <w:commentReference w:id="0"/>
      </w:r>
      <w:r>
        <w:rPr>
          <w:rStyle w:val="CommentReference"/>
        </w:rPr>
        <w:commentReference w:id="14"/>
      </w:r>
    </w:p>
    <w:p w14:paraId="2EECF2CC"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This study finds that carbon-reduction claims are </w:t>
      </w:r>
      <w:del w:id="5545" w:author="Claude" w:date="2026-10-03T12:00:00Z">
        <w:r>
          <w:rPr>
            <w:rFonts w:asciiTheme="majorBidi" w:hAnsiTheme="majorBidi" w:cstheme="majorBidi"/>
          </w:rPr>
          <w:delText xml:space="preserve">positively</w:delText>
        </w:r>
      </w:del>
      <w:ins w:id="5546" w:author="Claude" w:date="2026-10-03T12:00:00Z">
        <w:r>
          <w:rPr>
            <w:rFonts w:asciiTheme="majorBidi" w:hAnsiTheme="majorBidi" w:cstheme="majorBidi"/>
          </w:rPr>
          <w:t xml:space="preserve">the most consistently</w:t>
        </w:r>
      </w:ins>
      <w:r>
        <w:rPr>
          <w:rFonts w:asciiTheme="majorBidi" w:hAnsiTheme="majorBidi" w:cstheme="majorBidi"/>
        </w:rPr>
        <w:t xml:space="preserve"> valued </w:t>
      </w:r>
      <w:del w:id="5547" w:author="Claude" w:date="2026-10-03T12:00:00Z">
        <w:r>
          <w:rPr>
            <w:rFonts w:asciiTheme="majorBidi" w:hAnsiTheme="majorBidi" w:cstheme="majorBidi"/>
          </w:rPr>
          <w:delText xml:space="preserve">in</w:delText>
        </w:r>
      </w:del>
      <w:ins w:id="5548" w:author="Claude" w:date="2026-10-03T12:00:00Z">
        <w:r>
          <w:rPr>
            <w:rFonts w:asciiTheme="majorBidi" w:hAnsiTheme="majorBidi" w:cstheme="majorBidi"/>
          </w:rPr>
          <w:t xml:space="preserve">attribute</w:t>
        </w:r>
      </w:ins>
      <w:r>
        <w:rPr>
          <w:rFonts w:asciiTheme="majorBidi" w:hAnsiTheme="majorBidi" w:cstheme="majorBidi"/>
        </w:rPr>
        <w:t xml:space="preserve"> </w:t>
      </w:r>
      <w:del w:id="5549" w:author="Claude" w:date="2026-10-03T12:00:00Z">
        <w:r>
          <w:rPr>
            <w:rFonts w:asciiTheme="majorBidi" w:hAnsiTheme="majorBidi" w:cstheme="majorBidi"/>
          </w:rPr>
          <w:delText xml:space="preserve">most</w:delText>
        </w:r>
      </w:del>
      <w:ins w:id="5550" w:author="Claude" w:date="2026-10-03T12:00:00Z">
        <w:r>
          <w:rPr>
            <w:rFonts w:asciiTheme="majorBidi" w:hAnsiTheme="majorBidi" w:cstheme="majorBidi"/>
          </w:rPr>
          <w:t xml:space="preserve">of</w:t>
        </w:r>
      </w:ins>
      <w:r>
        <w:rPr>
          <w:rFonts w:asciiTheme="majorBidi" w:hAnsiTheme="majorBidi" w:cstheme="majorBidi"/>
        </w:rPr>
        <w:t xml:space="preserve"> </w:t>
      </w:r>
      <w:del w:id="5551" w:author="Claude" w:date="2026-10-03T12:00:00Z">
        <w:r>
          <w:rPr>
            <w:rFonts w:asciiTheme="majorBidi" w:hAnsiTheme="majorBidi" w:cstheme="majorBidi"/>
          </w:rPr>
          <w:delText xml:space="preserve">consumer</w:delText>
        </w:r>
      </w:del>
      <w:ins w:id="5552" w:author="Claude" w:date="2026-10-03T12:00:00Z">
        <w:r>
          <w:rPr>
            <w:rFonts w:asciiTheme="majorBidi" w:hAnsiTheme="majorBidi" w:cstheme="majorBidi"/>
          </w:rPr>
          <w:t xml:space="preserve">lower-carbon</w:t>
        </w:r>
      </w:ins>
      <w:r>
        <w:rPr>
          <w:rFonts w:asciiTheme="majorBidi" w:hAnsiTheme="majorBidi" w:cstheme="majorBidi"/>
        </w:rPr>
        <w:t xml:space="preserve"> </w:t>
      </w:r>
      <w:del w:id="5553" w:author="Claude" w:date="2026-10-03T12:00:00Z">
        <w:r>
          <w:rPr>
            <w:rFonts w:asciiTheme="majorBidi" w:hAnsiTheme="majorBidi" w:cstheme="majorBidi"/>
          </w:rPr>
          <w:delText xml:space="preserve">segments,</w:delText>
        </w:r>
      </w:del>
      <w:ins w:id="5554" w:author="Claude" w:date="2026-10-03T12:00:00Z">
        <w:r>
          <w:rPr>
            <w:rFonts w:asciiTheme="majorBidi" w:hAnsiTheme="majorBidi" w:cstheme="majorBidi"/>
          </w:rPr>
          <w:t xml:space="preserve">greenhouse cherry tomatoes,</w:t>
        </w:r>
      </w:ins>
      <w:r>
        <w:rPr>
          <w:rFonts w:asciiTheme="majorBidi" w:hAnsiTheme="majorBidi" w:cstheme="majorBidi"/>
        </w:rPr>
        <w:t xml:space="preserve"> although larger reductions do not consistently receive higher valuations. </w:t>
      </w:r>
      <w:ins w:id="5555" w:author="Claude" w:date="2026-10-03T12:00:00Z">
        <w:r>
          <w:rPr>
            <w:rFonts w:asciiTheme="majorBidi" w:hAnsiTheme="majorBidi" w:cstheme="majorBidi"/>
          </w:rPr>
          <w:t xml:space="preserve">On average, the first 10% reduction accounts for 64% of the value of a 30% reduction, and two segments representing 45.6% of respondents value a 20% reduction more highly than a 30% reduction. </w:t>
        </w:r>
      </w:ins>
      <w:r>
        <w:rPr>
          <w:rFonts w:asciiTheme="majorBidi" w:hAnsiTheme="majorBidi" w:cstheme="majorBidi"/>
        </w:rPr>
        <w:t xml:space="preserve">Consumers </w:t>
      </w:r>
      <w:del w:id="5556" w:author="Claude" w:date="2026-10-03T12:00:00Z">
        <w:r>
          <w:rPr>
            <w:rFonts w:asciiTheme="majorBidi" w:hAnsiTheme="majorBidi" w:cstheme="majorBidi"/>
          </w:rPr>
          <w:delText xml:space="preserve">also</w:delText>
        </w:r>
      </w:del>
      <w:ins w:id="5557" w:author="Claude" w:date="2026-10-03T12:00:00Z">
        <w:r>
          <w:rPr>
            <w:rFonts w:asciiTheme="majorBidi" w:hAnsiTheme="majorBidi" w:cstheme="majorBidi"/>
          </w:rPr>
          <w:t xml:space="preserve">differ</w:t>
        </w:r>
      </w:ins>
      <w:r>
        <w:rPr>
          <w:rFonts w:asciiTheme="majorBidi" w:hAnsiTheme="majorBidi" w:cstheme="majorBidi"/>
        </w:rPr>
        <w:t xml:space="preserve"> </w:t>
      </w:r>
      <w:del w:id="5558" w:author="Claude" w:date="2026-10-03T12:00:00Z">
        <w:r>
          <w:rPr>
            <w:rFonts w:asciiTheme="majorBidi" w:hAnsiTheme="majorBidi" w:cstheme="majorBidi"/>
          </w:rPr>
          <w:delText xml:space="preserve">differ</w:delText>
        </w:r>
      </w:del>
      <w:ins w:id="5559" w:author="Claude" w:date="2026-10-03T12:00:00Z">
        <w:r>
          <w:rPr>
            <w:rFonts w:asciiTheme="majorBidi" w:hAnsiTheme="majorBidi" w:cstheme="majorBidi"/>
          </w:rPr>
          <w:t xml:space="preserve">more sharply</w:t>
        </w:r>
      </w:ins>
      <w:r>
        <w:rPr>
          <w:rFonts w:asciiTheme="majorBidi" w:hAnsiTheme="majorBidi" w:cstheme="majorBidi"/>
        </w:rPr>
        <w:t xml:space="preserve"> in their acceptance of </w:t>
      </w:r>
      <w:ins w:id="5560" w:author="Claude" w:date="2026-10-03T12:00:00Z">
        <w:r>
          <w:rPr>
            <w:rFonts w:asciiTheme="majorBidi" w:hAnsiTheme="majorBidi" w:cstheme="majorBidi"/>
          </w:rPr>
          <w:t xml:space="preserve">the </w:t>
        </w:r>
      </w:ins>
      <w:r>
        <w:rPr>
          <w:rFonts w:asciiTheme="majorBidi" w:hAnsiTheme="majorBidi" w:cstheme="majorBidi"/>
        </w:rPr>
        <w:t xml:space="preserve">production </w:t>
      </w:r>
      <w:del w:id="5561" w:author="Claude" w:date="2026-10-03T12:00:00Z">
        <w:r>
          <w:rPr>
            <w:rFonts w:asciiTheme="majorBidi" w:hAnsiTheme="majorBidi" w:cstheme="majorBidi"/>
          </w:rPr>
          <w:delText xml:space="preserve">technologies</w:delText>
        </w:r>
      </w:del>
      <w:ins w:id="5562" w:author="Claude" w:date="2026-10-03T12:00:00Z">
        <w:r>
          <w:rPr>
            <w:rFonts w:asciiTheme="majorBidi" w:hAnsiTheme="majorBidi" w:cstheme="majorBidi"/>
          </w:rPr>
          <w:t xml:space="preserve">methods that accompany the claim. Pathogen-free wastewater irrigation is valued positively by most respondents, whereas organic certification, AI-based energy efficiency,</w:t>
        </w:r>
      </w:ins>
      <w:r>
        <w:rPr>
          <w:rFonts w:asciiTheme="majorBidi" w:hAnsiTheme="majorBidi" w:cstheme="majorBidi"/>
        </w:rPr>
        <w:t xml:space="preserve"> and </w:t>
      </w:r>
      <w:del w:id="5563" w:author="Claude" w:date="2026-10-03T12:00:00Z">
        <w:r>
          <w:rPr>
            <w:rFonts w:asciiTheme="majorBidi" w:hAnsiTheme="majorBidi" w:cstheme="majorBidi"/>
          </w:rPr>
          <w:delText xml:space="preserve">organic</w:delText>
        </w:r>
      </w:del>
      <w:ins w:id="5564" w:author="Claude" w:date="2026-10-03T12:00:00Z">
        <w:r>
          <w:rPr>
            <w:rFonts w:asciiTheme="majorBidi" w:hAnsiTheme="majorBidi" w:cstheme="majorBidi"/>
          </w:rPr>
          <w:t xml:space="preserve">GMO</w:t>
        </w:r>
      </w:ins>
      <w:r>
        <w:rPr>
          <w:rFonts w:asciiTheme="majorBidi" w:hAnsiTheme="majorBidi" w:cstheme="majorBidi"/>
        </w:rPr>
        <w:t xml:space="preserve"> </w:t>
      </w:r>
      <w:del w:id="5565" w:author="Claude" w:date="2026-10-03T12:00:00Z">
        <w:r>
          <w:rPr>
            <w:rFonts w:asciiTheme="majorBidi" w:hAnsiTheme="majorBidi" w:cstheme="majorBidi"/>
          </w:rPr>
          <w:delText xml:space="preserve">certification</w:delText>
        </w:r>
      </w:del>
      <w:ins w:id="5566" w:author="Claude" w:date="2026-10-03T12:00:00Z">
        <w:r>
          <w:rPr>
            <w:rFonts w:asciiTheme="majorBidi" w:hAnsiTheme="majorBidi" w:cstheme="majorBidi"/>
          </w:rPr>
          <w:t xml:space="preserve">technology divide them,</w:t>
        </w:r>
      </w:ins>
      <w:r>
        <w:rPr>
          <w:rFonts w:asciiTheme="majorBidi" w:hAnsiTheme="majorBidi" w:cstheme="majorBidi"/>
        </w:rPr>
        <w:t xml:space="preserve"> and</w:t>
      </w:r>
      <w:ins w:id="5567" w:author="Claude" w:date="2026-10-03T12:00:00Z">
        <w:r>
          <w:rPr>
            <w:rFonts w:asciiTheme="majorBidi" w:hAnsiTheme="majorBidi" w:cstheme="majorBidi"/>
          </w:rPr>
          <w:t xml:space="preserve"> the segments differ substantially</w:t>
        </w:r>
      </w:ins>
      <w:r>
        <w:rPr>
          <w:rFonts w:asciiTheme="majorBidi" w:hAnsiTheme="majorBidi" w:cstheme="majorBidi"/>
        </w:rPr>
        <w:t xml:space="preserve"> in the </w:t>
      </w:r>
      <w:del w:id="5568" w:author="Claude" w:date="2026-10-03T12:00:00Z">
        <w:r>
          <w:rPr>
            <w:rFonts w:asciiTheme="majorBidi" w:hAnsiTheme="majorBidi" w:cstheme="majorBidi"/>
          </w:rPr>
          <w:delText xml:space="preserve">premiums,</w:delText>
        </w:r>
      </w:del>
      <w:ins w:id="5569" w:author="Claude" w:date="2026-10-03T12:00:00Z">
        <w:r>
          <w:rPr>
            <w:rFonts w:asciiTheme="majorBidi" w:hAnsiTheme="majorBidi" w:cstheme="majorBidi"/>
          </w:rPr>
          <w:t xml:space="preserve">premiums</w:t>
        </w:r>
      </w:ins>
      <w:r>
        <w:rPr>
          <w:rFonts w:asciiTheme="majorBidi" w:hAnsiTheme="majorBidi" w:cstheme="majorBidi"/>
        </w:rPr>
        <w:t xml:space="preserve"> they are willing to pay.</w:t>
      </w:r>
      <w:del w:id="5570" w:author="Claude" w:date="2026-10-03T12:00:00Z">
        <w:r>
          <w:rPr>
            <w:rFonts w:asciiTheme="majorBidi" w:hAnsiTheme="majorBidi" w:cstheme="majorBidi"/>
          </w:rPr>
          <w:delText xml:space="preserve"> These findings identify opportunities for lower-carbon greenhouse cherry tomatoes while showing that their appeal depends on the combination of attributes and price.</w:delText>
        </w:r>
      </w:del>
      <w:r>
        <w:rPr>
          <w:rFonts w:asciiTheme="majorBidi" w:hAnsiTheme="majorBidi" w:cstheme="majorBidi"/>
        </w:rPr>
        <w:t xml:space="preserve"> Product development should therefore consider both the reduction consumers value and the production practices accompanying it.</w:t>
      </w:r>
    </w:p>
    <w:p w14:paraId="532B429E"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The information treatments have distinct implications within the specified model. </w:t>
      </w:r>
      <w:del w:id="5571" w:author="Claude" w:date="2026-10-03T12:00:00Z">
        <w:r>
          <w:rPr>
            <w:rFonts w:asciiTheme="majorBidi" w:hAnsiTheme="majorBidi" w:cstheme="majorBidi"/>
          </w:rPr>
          <w:delText xml:space="preserve">Intrusiveness</w:delText>
        </w:r>
      </w:del>
      <w:ins w:id="5572" w:author="Claude" w:date="2026-10-03T12:00:00Z">
        <w:r>
          <w:rPr>
            <w:rFonts w:asciiTheme="majorBidi" w:hAnsiTheme="majorBidi" w:cstheme="majorBidi"/>
          </w:rPr>
          <w:t xml:space="preserve">Intrusive</w:t>
        </w:r>
      </w:ins>
      <w:r>
        <w:rPr>
          <w:rFonts w:asciiTheme="majorBidi" w:hAnsiTheme="majorBidi" w:cstheme="majorBidi"/>
        </w:rPr>
        <w:t xml:space="preserve"> </w:t>
      </w:r>
      <w:del w:id="5573" w:author="Claude" w:date="2026-10-03T12:00:00Z">
        <w:r>
          <w:rPr>
            <w:rFonts w:asciiTheme="majorBidi" w:hAnsiTheme="majorBidi" w:cstheme="majorBidi"/>
          </w:rPr>
          <w:delText xml:space="preserve">information</w:delText>
        </w:r>
      </w:del>
      <w:ins w:id="5574" w:author="Claude" w:date="2026-10-03T12:00:00Z">
        <w:r>
          <w:rPr>
            <w:rFonts w:asciiTheme="majorBidi" w:hAnsiTheme="majorBidi" w:cstheme="majorBidi"/>
          </w:rPr>
          <w:t xml:space="preserve">wording</w:t>
        </w:r>
      </w:ins>
      <w:r>
        <w:rPr>
          <w:rFonts w:asciiTheme="majorBidi" w:hAnsiTheme="majorBidi" w:cstheme="majorBidi"/>
        </w:rPr>
        <w:t xml:space="preserve"> changes the valuation of particular temperature-tolerance </w:t>
      </w:r>
      <w:del w:id="5575" w:author="Claude" w:date="2026-10-03T12:00:00Z">
        <w:r>
          <w:rPr>
            <w:rFonts w:asciiTheme="majorBidi" w:hAnsiTheme="majorBidi" w:cstheme="majorBidi"/>
          </w:rPr>
          <w:delText xml:space="preserve">technologies,</w:delText>
        </w:r>
      </w:del>
      <w:ins w:id="5576" w:author="Claude" w:date="2026-10-03T12:00:00Z">
        <w:r>
          <w:rPr>
            <w:rFonts w:asciiTheme="majorBidi" w:hAnsiTheme="majorBidi" w:cstheme="majorBidi"/>
          </w:rPr>
          <w:t xml:space="preserve">technologies:</w:t>
        </w:r>
      </w:ins>
      <w:r>
        <w:rPr>
          <w:rFonts w:asciiTheme="majorBidi" w:hAnsiTheme="majorBidi" w:cstheme="majorBidi"/>
        </w:rPr>
        <w:t xml:space="preserve"> </w:t>
      </w:r>
      <w:del w:id="5577" w:author="Claude" w:date="2026-10-03T12:00:00Z">
        <w:r>
          <w:rPr>
            <w:rFonts w:asciiTheme="majorBidi" w:hAnsiTheme="majorBidi" w:cstheme="majorBidi"/>
          </w:rPr>
          <w:delText xml:space="preserve">reducing</w:delText>
        </w:r>
      </w:del>
      <w:ins w:id="5578" w:author="Claude" w:date="2026-10-03T12:00:00Z">
        <w:r>
          <w:rPr>
            <w:rFonts w:asciiTheme="majorBidi" w:hAnsiTheme="majorBidi" w:cstheme="majorBidi"/>
          </w:rPr>
          <w:t xml:space="preserve">it has no significant average effect on plant breeding, removes most of the premium for beneficial microorganisms, and nearly quadruples the</w:t>
        </w:r>
      </w:ins>
      <w:r>
        <w:rPr>
          <w:rFonts w:asciiTheme="majorBidi" w:hAnsiTheme="majorBidi" w:cstheme="majorBidi"/>
        </w:rPr>
        <w:t xml:space="preserve"> GMO </w:t>
      </w:r>
      <w:del w:id="5579" w:author="Claude" w:date="2026-10-03T12:00:00Z">
        <w:r>
          <w:rPr>
            <w:rFonts w:asciiTheme="majorBidi" w:hAnsiTheme="majorBidi" w:cstheme="majorBidi"/>
          </w:rPr>
          <w:delText xml:space="preserve">valuation in several segments while producing different responses to other technologies.</w:delText>
        </w:r>
      </w:del>
      <w:ins w:id="5580" w:author="Claude" w:date="2026-10-03T12:00:00Z">
        <w:r>
          <w:rPr>
            <w:rFonts w:asciiTheme="majorBidi" w:hAnsiTheme="majorBidi" w:cstheme="majorBidi"/>
          </w:rPr>
          <w:t xml:space="preserve">discount.</w:t>
        </w:r>
      </w:ins>
      <w:r>
        <w:rPr>
          <w:rFonts w:asciiTheme="majorBidi" w:hAnsiTheme="majorBidi" w:cstheme="majorBidi"/>
        </w:rPr>
        <w:t xml:space="preserve"> Benefit </w:t>
      </w:r>
      <w:del w:id="5581" w:author="Claude" w:date="2026-10-03T12:00:00Z">
        <w:r>
          <w:rPr>
            <w:rFonts w:asciiTheme="majorBidi" w:hAnsiTheme="majorBidi" w:cstheme="majorBidi"/>
          </w:rPr>
          <w:delText xml:space="preserve">messages</w:delText>
        </w:r>
      </w:del>
      <w:ins w:id="5582" w:author="Claude" w:date="2026-10-03T12:00:00Z">
        <w:r>
          <w:rPr>
            <w:rFonts w:asciiTheme="majorBidi" w:hAnsiTheme="majorBidi" w:cstheme="majorBidi"/>
          </w:rPr>
          <w:t xml:space="preserve">messages,</w:t>
        </w:r>
      </w:ins>
      <w:r>
        <w:rPr>
          <w:rFonts w:asciiTheme="majorBidi" w:hAnsiTheme="majorBidi" w:cstheme="majorBidi"/>
        </w:rPr>
        <w:t xml:space="preserve"> </w:t>
      </w:r>
      <w:del w:id="5583" w:author="Claude" w:date="2026-10-03T12:00:00Z">
        <w:r>
          <w:rPr>
            <w:rFonts w:asciiTheme="majorBidi" w:hAnsiTheme="majorBidi" w:cstheme="majorBidi"/>
          </w:rPr>
          <w:delText xml:space="preserve">change</w:delText>
        </w:r>
      </w:del>
      <w:ins w:id="5584" w:author="Claude" w:date="2026-10-03T12:00:00Z">
        <w:r>
          <w:rPr>
            <w:rFonts w:asciiTheme="majorBidi" w:hAnsiTheme="majorBidi" w:cstheme="majorBidi"/>
          </w:rPr>
          <w:t xml:space="preserve">which affect</w:t>
        </w:r>
      </w:ins>
      <w:r>
        <w:rPr>
          <w:rFonts w:asciiTheme="majorBidi" w:hAnsiTheme="majorBidi" w:cstheme="majorBidi"/>
        </w:rPr>
        <w:t xml:space="preserve"> the propensity to select neither product, </w:t>
      </w:r>
      <w:del w:id="5585" w:author="Claude" w:date="2026-10-03T12:00:00Z">
        <w:r>
          <w:rPr>
            <w:rFonts w:asciiTheme="majorBidi" w:hAnsiTheme="majorBidi" w:cstheme="majorBidi"/>
          </w:rPr>
          <w:delText xml:space="preserve">with</w:delText>
        </w:r>
      </w:del>
      <w:ins w:id="5586" w:author="Claude" w:date="2026-10-03T12:00:00Z">
        <w:r>
          <w:rPr>
            <w:rFonts w:asciiTheme="majorBidi" w:hAnsiTheme="majorBidi" w:cstheme="majorBidi"/>
          </w:rPr>
          <w:t xml:space="preserve">do</w:t>
        </w:r>
      </w:ins>
      <w:r>
        <w:rPr>
          <w:rFonts w:asciiTheme="majorBidi" w:hAnsiTheme="majorBidi" w:cstheme="majorBidi"/>
        </w:rPr>
        <w:t xml:space="preserve"> </w:t>
      </w:r>
      <w:del w:id="5587" w:author="Claude" w:date="2026-10-03T12:00:00Z">
        <w:r>
          <w:rPr>
            <w:rFonts w:asciiTheme="majorBidi" w:hAnsiTheme="majorBidi" w:cstheme="majorBidi"/>
          </w:rPr>
          <w:delText xml:space="preserve">responses</w:delText>
        </w:r>
      </w:del>
      <w:ins w:id="5588" w:author="Claude" w:date="2026-10-03T12:00:00Z">
        <w:r>
          <w:rPr>
            <w:rFonts w:asciiTheme="majorBidi" w:hAnsiTheme="majorBidi" w:cstheme="majorBidi"/>
          </w:rPr>
          <w:t xml:space="preserve">not</w:t>
        </w:r>
      </w:ins>
      <w:r>
        <w:rPr>
          <w:rFonts w:asciiTheme="majorBidi" w:hAnsiTheme="majorBidi" w:cstheme="majorBidi"/>
        </w:rPr>
        <w:t xml:space="preserve"> </w:t>
      </w:r>
      <w:del w:id="5589" w:author="Claude" w:date="2026-10-03T12:00:00Z">
        <w:r>
          <w:rPr>
            <w:rFonts w:asciiTheme="majorBidi" w:hAnsiTheme="majorBidi" w:cstheme="majorBidi"/>
          </w:rPr>
          <w:delText xml:space="preserve">varying</w:delText>
        </w:r>
      </w:del>
      <w:ins w:id="5590" w:author="Claude" w:date="2026-10-03T12:00:00Z">
        <w:r>
          <w:rPr>
            <w:rFonts w:asciiTheme="majorBidi" w:hAnsiTheme="majorBidi" w:cstheme="majorBidi"/>
          </w:rPr>
          <w:t xml:space="preserve">increase</w:t>
        </w:r>
      </w:ins>
      <w:r>
        <w:rPr>
          <w:rFonts w:asciiTheme="majorBidi" w:hAnsiTheme="majorBidi" w:cstheme="majorBidi"/>
        </w:rPr>
        <w:t xml:space="preserve"> </w:t>
      </w:r>
      <w:del w:id="5591" w:author="Claude" w:date="2026-10-03T12:00:00Z">
        <w:r>
          <w:rPr>
            <w:rFonts w:asciiTheme="majorBidi" w:hAnsiTheme="majorBidi" w:cstheme="majorBidi"/>
          </w:rPr>
          <w:delText xml:space="preserve">by</w:delText>
        </w:r>
      </w:del>
      <w:ins w:id="5592" w:author="Claude" w:date="2026-10-03T12:00:00Z">
        <w:r>
          <w:rPr>
            <w:rFonts w:asciiTheme="majorBidi" w:hAnsiTheme="majorBidi" w:cstheme="majorBidi"/>
          </w:rPr>
          <w:t xml:space="preserve">product choice on average, and six of the seven statistically significant class-specific</w:t>
        </w:r>
      </w:ins>
      <w:r>
        <w:rPr>
          <w:rFonts w:asciiTheme="majorBidi" w:hAnsiTheme="majorBidi" w:cstheme="majorBidi"/>
        </w:rPr>
        <w:t xml:space="preserve"> message </w:t>
      </w:r>
      <w:del w:id="5593" w:author="Claude" w:date="2026-10-03T12:00:00Z">
        <w:r>
          <w:rPr>
            <w:rFonts w:asciiTheme="majorBidi" w:hAnsiTheme="majorBidi" w:cstheme="majorBidi"/>
          </w:rPr>
          <w:delText xml:space="preserve">and</w:delText>
        </w:r>
      </w:del>
      <w:ins w:id="5594" w:author="Claude" w:date="2026-10-03T12:00:00Z">
        <w:r>
          <w:rPr>
            <w:rFonts w:asciiTheme="majorBidi" w:hAnsiTheme="majorBidi" w:cstheme="majorBidi"/>
          </w:rPr>
          <w:t xml:space="preserve">effects</w:t>
        </w:r>
      </w:ins>
      <w:r>
        <w:rPr>
          <w:rFonts w:asciiTheme="majorBidi" w:hAnsiTheme="majorBidi" w:cstheme="majorBidi"/>
        </w:rPr>
        <w:t xml:space="preserve"> </w:t>
      </w:r>
      <w:del w:id="5595" w:author="Claude" w:date="2026-10-03T12:00:00Z">
        <w:r>
          <w:rPr>
            <w:rFonts w:asciiTheme="majorBidi" w:hAnsiTheme="majorBidi" w:cstheme="majorBidi"/>
          </w:rPr>
          <w:delText xml:space="preserve">segment.</w:delText>
        </w:r>
      </w:del>
      <w:ins w:id="5596" w:author="Claude" w:date="2026-10-03T12:00:00Z">
        <w:r>
          <w:rPr>
            <w:rFonts w:asciiTheme="majorBidi" w:hAnsiTheme="majorBidi" w:cstheme="majorBidi"/>
          </w:rPr>
          <w:t xml:space="preserve">increase opting out.</w:t>
        </w:r>
      </w:ins>
      <w:r>
        <w:rPr>
          <w:rFonts w:asciiTheme="majorBidi" w:hAnsiTheme="majorBidi" w:cstheme="majorBidi"/>
        </w:rPr>
        <w:t xml:space="preserve"> Positive preferences for carbon reduction consequently do not guarantee that a message promoting </w:t>
      </w:r>
      <w:del w:id="5597" w:author="Claude" w:date="2026-10-03T12:00:00Z">
        <w:r>
          <w:rPr>
            <w:rFonts w:asciiTheme="majorBidi" w:hAnsiTheme="majorBidi" w:cstheme="majorBidi"/>
          </w:rPr>
          <w:delText xml:space="preserve">lower carbon</w:delText>
        </w:r>
      </w:del>
      <w:ins w:id="5598" w:author="Claude" w:date="2026-10-03T12:00:00Z">
        <w:r>
          <w:rPr>
            <w:rFonts w:asciiTheme="majorBidi" w:hAnsiTheme="majorBidi" w:cstheme="majorBidi"/>
          </w:rPr>
          <w:t xml:space="preserve">lower-carbon</w:t>
        </w:r>
      </w:ins>
      <w:r>
        <w:rPr>
          <w:rFonts w:asciiTheme="majorBidi" w:hAnsiTheme="majorBidi" w:cstheme="majorBidi"/>
        </w:rPr>
        <w:t xml:space="preserve"> foods will encourage product selection. These findings support testing technology descriptions and benefit messages alongside the products they accompany.</w:t>
      </w:r>
    </w:p>
    <w:p w14:paraId="3DA77E51"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The simulations demonstrate how preferences translate into predicted choices among competing offerings. </w:t>
      </w:r>
      <w:del w:id="5599" w:author="Claude" w:date="2026-10-03T12:00:00Z">
        <w:r>
          <w:rPr>
            <w:rFonts w:asciiTheme="majorBidi" w:hAnsiTheme="majorBidi" w:cstheme="majorBidi"/>
          </w:rPr>
          <w:delText xml:space="preserve">B4</w:delText>
        </w:r>
      </w:del>
      <w:ins w:id="5600" w:author="Claude" w:date="2026-10-03T12:00:00Z">
        <w:r>
          <w:rPr>
            <w:rFonts w:asciiTheme="majorBidi" w:hAnsiTheme="majorBidi" w:cstheme="majorBidi"/>
          </w:rPr>
          <w:t xml:space="preserve">All</w:t>
        </w:r>
      </w:ins>
      <w:r>
        <w:rPr>
          <w:rFonts w:asciiTheme="majorBidi" w:hAnsiTheme="majorBidi" w:cstheme="majorBidi"/>
        </w:rPr>
        <w:t xml:space="preserve"> </w:t>
      </w:r>
      <w:del w:id="5601" w:author="Claude" w:date="2026-10-03T12:00:00Z">
        <w:r>
          <w:rPr>
            <w:rFonts w:asciiTheme="majorBidi" w:hAnsiTheme="majorBidi" w:cstheme="majorBidi"/>
          </w:rPr>
          <w:delText xml:space="preserve">attracts</w:delText>
        </w:r>
      </w:del>
      <w:ins w:id="5602" w:author="Claude" w:date="2026-10-03T12:00:00Z">
        <w:r>
          <w:rPr>
            <w:rFonts w:asciiTheme="majorBidi" w:hAnsiTheme="majorBidi" w:cstheme="majorBidi"/>
          </w:rPr>
          <w:t xml:space="preserve">six Product B profiles attract larger predicted shares than</w:t>
        </w:r>
      </w:ins>
      <w:r>
        <w:rPr>
          <w:rFonts w:asciiTheme="majorBidi" w:hAnsiTheme="majorBidi" w:cstheme="majorBidi"/>
        </w:rPr>
        <w:t xml:space="preserve"> the </w:t>
      </w:r>
      <w:del w:id="5603" w:author="Claude" w:date="2026-10-03T12:00:00Z">
        <w:r>
          <w:rPr>
            <w:rFonts w:asciiTheme="majorBidi" w:hAnsiTheme="majorBidi" w:cstheme="majorBidi"/>
          </w:rPr>
          <w:delText xml:space="preserve">highest</w:delText>
        </w:r>
      </w:del>
      <w:ins w:id="5604" w:author="Claude" w:date="2026-10-03T12:00:00Z">
        <w:r>
          <w:rPr>
            <w:rFonts w:asciiTheme="majorBidi" w:hAnsiTheme="majorBidi" w:cstheme="majorBidi"/>
          </w:rPr>
          <w:t xml:space="preserve">conventional</w:t>
        </w:r>
      </w:ins>
      <w:r>
        <w:rPr>
          <w:rFonts w:asciiTheme="majorBidi" w:hAnsiTheme="majorBidi" w:cstheme="majorBidi"/>
        </w:rPr>
        <w:t xml:space="preserve"> </w:t>
      </w:r>
      <w:del w:id="5605" w:author="Claude" w:date="2026-10-03T12:00:00Z">
        <w:r>
          <w:rPr>
            <w:rFonts w:asciiTheme="majorBidi" w:hAnsiTheme="majorBidi" w:cstheme="majorBidi"/>
          </w:rPr>
          <w:delText xml:space="preserve">predicted</w:delText>
        </w:r>
      </w:del>
      <w:ins w:id="5606" w:author="Claude" w:date="2026-10-03T12:00:00Z">
        <w:r>
          <w:rPr>
            <w:rFonts w:asciiTheme="majorBidi" w:hAnsiTheme="majorBidi" w:cstheme="majorBidi"/>
          </w:rPr>
          <w:t xml:space="preserve">product at equal prices, and B4 retains a majority</w:t>
        </w:r>
      </w:ins>
      <w:r>
        <w:rPr>
          <w:rFonts w:asciiTheme="majorBidi" w:hAnsiTheme="majorBidi" w:cstheme="majorBidi"/>
        </w:rPr>
        <w:t xml:space="preserve"> share </w:t>
      </w:r>
      <w:del w:id="5607" w:author="Claude" w:date="2026-10-03T12:00:00Z">
        <w:r>
          <w:rPr>
            <w:rFonts w:asciiTheme="majorBidi" w:hAnsiTheme="majorBidi" w:cstheme="majorBidi"/>
          </w:rPr>
          <w:delText xml:space="preserve">among</w:delText>
        </w:r>
      </w:del>
      <w:ins w:id="5608" w:author="Claude" w:date="2026-10-03T12:00:00Z">
        <w:r>
          <w:rPr>
            <w:rFonts w:asciiTheme="majorBidi" w:hAnsiTheme="majorBidi" w:cstheme="majorBidi"/>
          </w:rPr>
          <w:t xml:space="preserve">at a $2.00 premium. Premium-priced choices, however, come almost entirely from three segments, while</w:t>
        </w:r>
      </w:ins>
      <w:r>
        <w:rPr>
          <w:rFonts w:asciiTheme="majorBidi" w:hAnsiTheme="majorBidi" w:cstheme="majorBidi"/>
        </w:rPr>
        <w:t xml:space="preserve"> the </w:t>
      </w:r>
      <w:del w:id="5609" w:author="Claude" w:date="2026-10-03T12:00:00Z">
        <w:r>
          <w:rPr>
            <w:rFonts w:asciiTheme="majorBidi" w:hAnsiTheme="majorBidi" w:cstheme="majorBidi"/>
          </w:rPr>
          <w:delText xml:space="preserve">six</w:delText>
        </w:r>
      </w:del>
      <w:ins w:id="5610" w:author="Claude" w:date="2026-10-03T12:00:00Z">
        <w:r>
          <w:rPr>
            <w:rFonts w:asciiTheme="majorBidi" w:hAnsiTheme="majorBidi" w:cstheme="majorBidi"/>
          </w:rPr>
          <w:t xml:space="preserve">most</w:t>
        </w:r>
      </w:ins>
      <w:r>
        <w:rPr>
          <w:rFonts w:asciiTheme="majorBidi" w:hAnsiTheme="majorBidi" w:cstheme="majorBidi"/>
        </w:rPr>
        <w:t xml:space="preserve"> </w:t>
      </w:r>
      <w:del w:id="5611" w:author="Claude" w:date="2026-10-03T12:00:00Z">
        <w:r>
          <w:rPr>
            <w:rFonts w:asciiTheme="majorBidi" w:hAnsiTheme="majorBidi" w:cstheme="majorBidi"/>
          </w:rPr>
          <w:delText xml:space="preserve">selected</w:delText>
        </w:r>
      </w:del>
      <w:ins w:id="5612" w:author="Claude" w:date="2026-10-03T12:00:00Z">
        <w:r>
          <w:rPr>
            <w:rFonts w:asciiTheme="majorBidi" w:hAnsiTheme="majorBidi" w:cstheme="majorBidi"/>
          </w:rPr>
          <w:t xml:space="preserve">price-responsive</w:t>
        </w:r>
      </w:ins>
      <w:r>
        <w:rPr>
          <w:rFonts w:asciiTheme="majorBidi" w:hAnsiTheme="majorBidi" w:cstheme="majorBidi"/>
        </w:rPr>
        <w:t xml:space="preserve"> </w:t>
      </w:r>
      <w:del w:id="5613" w:author="Claude" w:date="2026-10-03T12:00:00Z">
        <w:r>
          <w:rPr>
            <w:rFonts w:asciiTheme="majorBidi" w:hAnsiTheme="majorBidi" w:cstheme="majorBidi"/>
          </w:rPr>
          <w:delText xml:space="preserve">profiles</w:delText>
        </w:r>
      </w:del>
      <w:ins w:id="5614" w:author="Claude" w:date="2026-10-03T12:00:00Z">
        <w:r>
          <w:rPr>
            <w:rFonts w:asciiTheme="majorBidi" w:hAnsiTheme="majorBidi" w:cstheme="majorBidi"/>
          </w:rPr>
          <w:t xml:space="preserve">segments</w:t>
        </w:r>
      </w:ins>
      <w:r>
        <w:rPr>
          <w:rFonts w:asciiTheme="majorBidi" w:hAnsiTheme="majorBidi" w:cstheme="majorBidi"/>
        </w:rPr>
        <w:t xml:space="preserve"> </w:t>
      </w:r>
      <w:del w:id="5615" w:author="Claude" w:date="2026-10-03T12:00:00Z">
        <w:r>
          <w:rPr>
            <w:rFonts w:asciiTheme="majorBidi" w:hAnsiTheme="majorBidi" w:cstheme="majorBidi"/>
          </w:rPr>
          <w:delText xml:space="preserve">throughout</w:delText>
        </w:r>
      </w:del>
      <w:ins w:id="5616" w:author="Claude" w:date="2026-10-03T12:00:00Z">
        <w:r>
          <w:rPr>
            <w:rFonts w:asciiTheme="majorBidi" w:hAnsiTheme="majorBidi" w:cstheme="majorBidi"/>
          </w:rPr>
          <w:t xml:space="preserve">mostly switch to</w:t>
        </w:r>
      </w:ins>
      <w:r>
        <w:rPr>
          <w:rFonts w:asciiTheme="majorBidi" w:hAnsiTheme="majorBidi" w:cstheme="majorBidi"/>
        </w:rPr>
        <w:t xml:space="preserve"> the </w:t>
      </w:r>
      <w:del w:id="5617" w:author="Claude" w:date="2026-10-03T12:00:00Z">
        <w:r>
          <w:rPr>
            <w:rFonts w:asciiTheme="majorBidi" w:hAnsiTheme="majorBidi" w:cstheme="majorBidi"/>
          </w:rPr>
          <w:delText xml:space="preserve">tested</w:delText>
        </w:r>
      </w:del>
      <w:ins w:id="5618" w:author="Claude" w:date="2026-10-03T12:00:00Z">
        <w:r>
          <w:rPr>
            <w:rFonts w:asciiTheme="majorBidi" w:hAnsiTheme="majorBidi" w:cstheme="majorBidi"/>
          </w:rPr>
          <w:t xml:space="preserve">conventional</w:t>
        </w:r>
      </w:ins>
      <w:r>
        <w:rPr>
          <w:rFonts w:asciiTheme="majorBidi" w:hAnsiTheme="majorBidi" w:cstheme="majorBidi"/>
        </w:rPr>
        <w:t xml:space="preserve"> </w:t>
      </w:r>
      <w:del w:id="5619" w:author="Claude" w:date="2026-10-03T12:00:00Z">
        <w:r>
          <w:rPr>
            <w:rFonts w:asciiTheme="majorBidi" w:hAnsiTheme="majorBidi" w:cstheme="majorBidi"/>
          </w:rPr>
          <w:delText xml:space="preserve">price</w:delText>
        </w:r>
      </w:del>
      <w:ins w:id="5620" w:author="Claude" w:date="2026-10-03T12:00:00Z">
        <w:r>
          <w:rPr>
            <w:rFonts w:asciiTheme="majorBidi" w:hAnsiTheme="majorBidi" w:cstheme="majorBidi"/>
          </w:rPr>
          <w:t xml:space="preserve">product.</w:t>
        </w:r>
      </w:ins>
      <w:r>
        <w:rPr>
          <w:rFonts w:asciiTheme="majorBidi" w:hAnsiTheme="majorBidi" w:cstheme="majorBidi"/>
        </w:rPr>
        <w:t xml:space="preserve"> </w:t>
      </w:r>
      <w:del w:id="5621" w:author="Claude" w:date="2026-10-03T12:00:00Z">
        <w:r>
          <w:rPr>
            <w:rFonts w:asciiTheme="majorBidi" w:hAnsiTheme="majorBidi" w:cstheme="majorBidi"/>
          </w:rPr>
          <w:delText xml:space="preserve">range,</w:delText>
        </w:r>
      </w:del>
      <w:ins w:id="5622" w:author="Claude" w:date="2026-10-03T12:00:00Z">
        <w:r>
          <w:rPr>
            <w:rFonts w:asciiTheme="majorBidi" w:hAnsiTheme="majorBidi" w:cstheme="majorBidi"/>
          </w:rPr>
          <w:t xml:space="preserve">The</w:t>
        </w:r>
      </w:ins>
      <w:r>
        <w:rPr>
          <w:rFonts w:asciiTheme="majorBidi" w:hAnsiTheme="majorBidi" w:cstheme="majorBidi"/>
        </w:rPr>
        <w:t xml:space="preserve"> </w:t>
      </w:r>
      <w:del w:id="5623" w:author="Claude" w:date="2026-10-03T12:00:00Z">
        <w:r>
          <w:rPr>
            <w:rFonts w:asciiTheme="majorBidi" w:hAnsiTheme="majorBidi" w:cstheme="majorBidi"/>
          </w:rPr>
          <w:delText xml:space="preserve">illustrating</w:delText>
        </w:r>
      </w:del>
      <w:ins w:id="5624" w:author="Claude" w:date="2026-10-03T12:00:00Z">
        <w:r>
          <w:rPr>
            <w:rFonts w:asciiTheme="majorBidi" w:hAnsiTheme="majorBidi" w:cstheme="majorBidi"/>
          </w:rPr>
          <w:t xml:space="preserve">attributes</w:t>
        </w:r>
      </w:ins>
      <w:r>
        <w:rPr>
          <w:rFonts w:asciiTheme="majorBidi" w:hAnsiTheme="majorBidi" w:cstheme="majorBidi"/>
        </w:rPr>
        <w:t xml:space="preserve"> </w:t>
      </w:r>
      <w:del w:id="5625" w:author="Claude" w:date="2026-10-03T12:00:00Z">
        <w:r>
          <w:rPr>
            <w:rFonts w:asciiTheme="majorBidi" w:hAnsiTheme="majorBidi" w:cstheme="majorBidi"/>
          </w:rPr>
          <w:delText xml:space="preserve">how a configuration informed</w:delText>
        </w:r>
      </w:del>
      <w:ins w:id="5626" w:author="Claude" w:date="2026-10-03T12:00:00Z">
        <w:r>
          <w:rPr>
            <w:rFonts w:asciiTheme="majorBidi" w:hAnsiTheme="majorBidi" w:cstheme="majorBidi"/>
          </w:rPr>
          <w:t xml:space="preserve">valued</w:t>
        </w:r>
      </w:ins>
      <w:r>
        <w:rPr>
          <w:rFonts w:asciiTheme="majorBidi" w:hAnsiTheme="majorBidi" w:cstheme="majorBidi"/>
        </w:rPr>
        <w:t xml:space="preserve"> by </w:t>
      </w:r>
      <w:del w:id="5627" w:author="Claude" w:date="2026-10-03T12:00:00Z">
        <w:r>
          <w:rPr>
            <w:rFonts w:asciiTheme="majorBidi" w:hAnsiTheme="majorBidi" w:cstheme="majorBidi"/>
          </w:rPr>
          <w:delText xml:space="preserve">a</w:delText>
        </w:r>
      </w:del>
      <w:ins w:id="5628" w:author="Claude" w:date="2026-10-03T12:00:00Z">
        <w:r>
          <w:rPr>
            <w:rFonts w:asciiTheme="majorBidi" w:hAnsiTheme="majorBidi" w:cstheme="majorBidi"/>
          </w:rPr>
          <w:t xml:space="preserve">these</w:t>
        </w:r>
      </w:ins>
      <w:r>
        <w:rPr>
          <w:rFonts w:asciiTheme="majorBidi" w:hAnsiTheme="majorBidi" w:cstheme="majorBidi"/>
        </w:rPr>
        <w:t xml:space="preserve"> </w:t>
      </w:r>
      <w:del w:id="5629" w:author="Claude" w:date="2026-10-03T12:00:00Z">
        <w:r>
          <w:rPr>
            <w:rFonts w:asciiTheme="majorBidi" w:hAnsiTheme="majorBidi" w:cstheme="majorBidi"/>
          </w:rPr>
          <w:delText xml:space="preserve">relatively</w:delText>
        </w:r>
      </w:del>
      <w:ins w:id="5630" w:author="Claude" w:date="2026-10-03T12:00:00Z">
        <w:r>
          <w:rPr>
            <w:rFonts w:asciiTheme="majorBidi" w:hAnsiTheme="majorBidi" w:cstheme="majorBidi"/>
          </w:rPr>
          <w:t xml:space="preserve">three</w:t>
        </w:r>
      </w:ins>
      <w:r>
        <w:rPr>
          <w:rFonts w:asciiTheme="majorBidi" w:hAnsiTheme="majorBidi" w:cstheme="majorBidi"/>
        </w:rPr>
        <w:t xml:space="preserve"> </w:t>
      </w:r>
      <w:del w:id="5631" w:author="Claude" w:date="2026-10-03T12:00:00Z">
        <w:r>
          <w:rPr>
            <w:rFonts w:asciiTheme="majorBidi" w:hAnsiTheme="majorBidi" w:cstheme="majorBidi"/>
          </w:rPr>
          <w:delText xml:space="preserve">small</w:delText>
        </w:r>
      </w:del>
      <w:ins w:id="5632" w:author="Claude" w:date="2026-10-03T12:00:00Z">
        <w:r>
          <w:rPr>
            <w:rFonts w:asciiTheme="majorBidi" w:hAnsiTheme="majorBidi" w:cstheme="majorBidi"/>
          </w:rPr>
          <w:t xml:space="preserve">segments,</w:t>
        </w:r>
      </w:ins>
      <w:r>
        <w:rPr>
          <w:rFonts w:asciiTheme="majorBidi" w:hAnsiTheme="majorBidi" w:cstheme="majorBidi"/>
        </w:rPr>
        <w:t xml:space="preserve"> </w:t>
      </w:r>
      <w:del w:id="5633" w:author="Claude" w:date="2026-10-03T12:00:00Z">
        <w:r>
          <w:rPr>
            <w:rFonts w:asciiTheme="majorBidi" w:hAnsiTheme="majorBidi" w:cstheme="majorBidi"/>
          </w:rPr>
          <w:delText xml:space="preserve">segment</w:delText>
        </w:r>
      </w:del>
      <w:ins w:id="5634" w:author="Claude" w:date="2026-10-03T12:00:00Z">
        <w:r>
          <w:rPr>
            <w:rFonts w:asciiTheme="majorBidi" w:hAnsiTheme="majorBidi" w:cstheme="majorBidi"/>
          </w:rPr>
          <w:t xml:space="preserve">rather</w:t>
        </w:r>
      </w:ins>
      <w:r>
        <w:rPr>
          <w:rFonts w:asciiTheme="majorBidi" w:hAnsiTheme="majorBidi" w:cstheme="majorBidi"/>
        </w:rPr>
        <w:t xml:space="preserve"> </w:t>
      </w:r>
      <w:del w:id="5635" w:author="Claude" w:date="2026-10-03T12:00:00Z">
        <w:r>
          <w:rPr>
            <w:rFonts w:asciiTheme="majorBidi" w:hAnsiTheme="majorBidi" w:cstheme="majorBidi"/>
          </w:rPr>
          <w:delText xml:space="preserve">can appeal across</w:delText>
        </w:r>
      </w:del>
      <w:ins w:id="5636" w:author="Claude" w:date="2026-10-03T12:00:00Z">
        <w:r>
          <w:rPr>
            <w:rFonts w:asciiTheme="majorBidi" w:hAnsiTheme="majorBidi" w:cstheme="majorBidi"/>
          </w:rPr>
          <w:t xml:space="preserve">than</w:t>
        </w:r>
      </w:ins>
      <w:r>
        <w:rPr>
          <w:rFonts w:asciiTheme="majorBidi" w:hAnsiTheme="majorBidi" w:cstheme="majorBidi"/>
        </w:rPr>
        <w:t xml:space="preserve"> the </w:t>
      </w:r>
      <w:del w:id="5637" w:author="Claude" w:date="2026-10-03T12:00:00Z">
        <w:r>
          <w:rPr>
            <w:rFonts w:asciiTheme="majorBidi" w:hAnsiTheme="majorBidi" w:cstheme="majorBidi"/>
          </w:rPr>
          <w:delText xml:space="preserve">sample.</w:delText>
        </w:r>
      </w:del>
      <w:ins w:id="5638" w:author="Claude" w:date="2026-10-03T12:00:00Z">
        <w:r>
          <w:rPr>
            <w:rFonts w:asciiTheme="majorBidi" w:hAnsiTheme="majorBidi" w:cstheme="majorBidi"/>
          </w:rPr>
          <w:t xml:space="preserve">size</w:t>
        </w:r>
      </w:ins>
      <w:r>
        <w:rPr>
          <w:rFonts w:asciiTheme="majorBidi" w:hAnsiTheme="majorBidi" w:cstheme="majorBidi"/>
        </w:rPr>
        <w:t xml:space="preserve"> </w:t>
      </w:r>
      <w:del w:id="5639" w:author="Claude" w:date="2026-10-03T12:00:00Z">
        <w:r>
          <w:rPr>
            <w:rFonts w:asciiTheme="majorBidi" w:hAnsiTheme="majorBidi" w:cstheme="majorBidi"/>
          </w:rPr>
          <w:delText xml:space="preserve">Its</w:delText>
        </w:r>
      </w:del>
      <w:ins w:id="5640" w:author="Claude" w:date="2026-10-03T12:00:00Z">
        <w:r>
          <w:rPr>
            <w:rFonts w:asciiTheme="majorBidi" w:hAnsiTheme="majorBidi" w:cstheme="majorBidi"/>
          </w:rPr>
          <w:t xml:space="preserve">of</w:t>
        </w:r>
      </w:ins>
      <w:r>
        <w:rPr>
          <w:rFonts w:asciiTheme="majorBidi" w:hAnsiTheme="majorBidi" w:cstheme="majorBidi"/>
        </w:rPr>
        <w:t xml:space="preserve"> </w:t>
      </w:r>
      <w:del w:id="5641" w:author="Claude" w:date="2026-10-03T12:00:00Z">
        <w:r>
          <w:rPr>
            <w:rFonts w:asciiTheme="majorBidi" w:hAnsiTheme="majorBidi" w:cstheme="majorBidi"/>
          </w:rPr>
          <w:delText xml:space="preserve">performance</w:delText>
        </w:r>
      </w:del>
      <w:ins w:id="5642" w:author="Claude" w:date="2026-10-03T12:00:00Z">
        <w:r>
          <w:rPr>
            <w:rFonts w:asciiTheme="majorBidi" w:hAnsiTheme="majorBidi" w:cstheme="majorBidi"/>
          </w:rPr>
          <w:t xml:space="preserve">the</w:t>
        </w:r>
      </w:ins>
      <w:r>
        <w:rPr>
          <w:rFonts w:asciiTheme="majorBidi" w:hAnsiTheme="majorBidi" w:cstheme="majorBidi"/>
        </w:rPr>
        <w:t xml:space="preserve"> </w:t>
      </w:r>
      <w:del w:id="5643" w:author="Claude" w:date="2026-10-03T12:00:00Z">
        <w:r>
          <w:rPr>
            <w:rFonts w:asciiTheme="majorBidi" w:hAnsiTheme="majorBidi" w:cstheme="majorBidi"/>
          </w:rPr>
          <w:delText xml:space="preserve">identifies</w:delText>
        </w:r>
      </w:del>
      <w:ins w:id="5644" w:author="Claude" w:date="2026-10-03T12:00:00Z">
        <w:r>
          <w:rPr>
            <w:rFonts w:asciiTheme="majorBidi" w:hAnsiTheme="majorBidi" w:cstheme="majorBidi"/>
          </w:rPr>
          <w:t xml:space="preserve">carbon</w:t>
        </w:r>
      </w:ins>
      <w:r>
        <w:rPr>
          <w:rFonts w:asciiTheme="majorBidi" w:hAnsiTheme="majorBidi" w:cstheme="majorBidi"/>
        </w:rPr>
        <w:t xml:space="preserve"> </w:t>
      </w:r>
      <w:del w:id="5645" w:author="Claude" w:date="2026-10-03T12:00:00Z">
        <w:r>
          <w:rPr>
            <w:rFonts w:asciiTheme="majorBidi" w:hAnsiTheme="majorBidi" w:cstheme="majorBidi"/>
          </w:rPr>
          <w:delText xml:space="preserve">a</w:delText>
        </w:r>
      </w:del>
      <w:ins w:id="5646" w:author="Claude" w:date="2026-10-03T12:00:00Z">
        <w:r>
          <w:rPr>
            <w:rFonts w:asciiTheme="majorBidi" w:hAnsiTheme="majorBidi" w:cstheme="majorBidi"/>
          </w:rPr>
          <w:t xml:space="preserve">claim,</w:t>
        </w:r>
      </w:ins>
      <w:r>
        <w:rPr>
          <w:rFonts w:asciiTheme="majorBidi" w:hAnsiTheme="majorBidi" w:cstheme="majorBidi"/>
        </w:rPr>
        <w:t xml:space="preserve"> </w:t>
      </w:r>
      <w:del w:id="5647" w:author="Claude" w:date="2026-10-03T12:00:00Z">
        <w:r>
          <w:rPr>
            <w:rFonts w:asciiTheme="majorBidi" w:hAnsiTheme="majorBidi" w:cstheme="majorBidi"/>
          </w:rPr>
          <w:delText xml:space="preserve">candidate</w:delText>
        </w:r>
      </w:del>
      <w:ins w:id="5648" w:author="Claude" w:date="2026-10-03T12:00:00Z">
        <w:r>
          <w:rPr>
            <w:rFonts w:asciiTheme="majorBidi" w:hAnsiTheme="majorBidi" w:cstheme="majorBidi"/>
          </w:rPr>
          <w:t xml:space="preserve">should</w:t>
        </w:r>
      </w:ins>
      <w:r>
        <w:rPr>
          <w:rFonts w:asciiTheme="majorBidi" w:hAnsiTheme="majorBidi" w:cstheme="majorBidi"/>
        </w:rPr>
        <w:t xml:space="preserve"> </w:t>
      </w:r>
      <w:del w:id="5649" w:author="Claude" w:date="2026-10-03T12:00:00Z">
        <w:r>
          <w:rPr>
            <w:rFonts w:asciiTheme="majorBidi" w:hAnsiTheme="majorBidi" w:cstheme="majorBidi"/>
          </w:rPr>
          <w:delText xml:space="preserve">for</w:delText>
        </w:r>
      </w:del>
      <w:ins w:id="5650" w:author="Claude" w:date="2026-10-03T12:00:00Z">
        <w:r>
          <w:rPr>
            <w:rFonts w:asciiTheme="majorBidi" w:hAnsiTheme="majorBidi" w:cstheme="majorBidi"/>
          </w:rPr>
          <w:t xml:space="preserve">therefore</w:t>
        </w:r>
      </w:ins>
      <w:r>
        <w:rPr>
          <w:rFonts w:asciiTheme="majorBidi" w:hAnsiTheme="majorBidi" w:cstheme="majorBidi"/>
        </w:rPr>
        <w:t xml:space="preserve"> </w:t>
      </w:r>
      <w:del w:id="5651" w:author="Claude" w:date="2026-10-03T12:00:00Z">
        <w:r>
          <w:rPr>
            <w:rFonts w:asciiTheme="majorBidi" w:hAnsiTheme="majorBidi" w:cstheme="majorBidi"/>
          </w:rPr>
          <w:delText xml:space="preserve">further</w:delText>
        </w:r>
      </w:del>
      <w:ins w:id="5652" w:author="Claude" w:date="2026-10-03T12:00:00Z">
        <w:r>
          <w:rPr>
            <w:rFonts w:asciiTheme="majorBidi" w:hAnsiTheme="majorBidi" w:cstheme="majorBidi"/>
          </w:rPr>
          <w:t xml:space="preserve">guide</w:t>
        </w:r>
      </w:ins>
      <w:r>
        <w:rPr>
          <w:rFonts w:asciiTheme="majorBidi" w:hAnsiTheme="majorBidi" w:cstheme="majorBidi"/>
        </w:rPr>
        <w:t xml:space="preserve"> </w:t>
      </w:r>
      <w:del w:id="5653" w:author="Claude" w:date="2026-10-03T12:00:00Z">
        <w:r>
          <w:rPr>
            <w:rFonts w:asciiTheme="majorBidi" w:hAnsiTheme="majorBidi" w:cstheme="majorBidi"/>
          </w:rPr>
          <w:delText xml:space="preserve">assessment,</w:delText>
        </w:r>
      </w:del>
      <w:ins w:id="5654" w:author="Claude" w:date="2026-10-03T12:00:00Z">
        <w:r>
          <w:rPr>
            <w:rFonts w:asciiTheme="majorBidi" w:hAnsiTheme="majorBidi" w:cstheme="majorBidi"/>
          </w:rPr>
          <w:t xml:space="preserve">product</w:t>
        </w:r>
      </w:ins>
      <w:r>
        <w:rPr>
          <w:rFonts w:asciiTheme="majorBidi" w:hAnsiTheme="majorBidi" w:cstheme="majorBidi"/>
        </w:rPr>
        <w:t xml:space="preserve"> </w:t>
      </w:r>
      <w:del w:id="5655" w:author="Claude" w:date="2026-10-03T12:00:00Z">
        <w:r>
          <w:rPr>
            <w:rFonts w:asciiTheme="majorBidi" w:hAnsiTheme="majorBidi" w:cstheme="majorBidi"/>
          </w:rPr>
          <w:delText xml:space="preserve">with</w:delText>
        </w:r>
      </w:del>
      <w:ins w:id="5656" w:author="Claude" w:date="2026-10-03T12:00:00Z">
        <w:r>
          <w:rPr>
            <w:rFonts w:asciiTheme="majorBidi" w:hAnsiTheme="majorBidi" w:cstheme="majorBidi"/>
          </w:rPr>
          <w:t xml:space="preserve">design.</w:t>
        </w:r>
      </w:ins>
      <w:r>
        <w:rPr>
          <w:rFonts w:asciiTheme="majorBidi" w:hAnsiTheme="majorBidi" w:cstheme="majorBidi"/>
        </w:rPr>
        <w:t xml:space="preserve"> </w:t>
      </w:r>
      <w:del w:id="5657" w:author="Claude" w:date="2026-10-03T12:00:00Z">
        <w:r>
          <w:rPr>
            <w:rFonts w:asciiTheme="majorBidi" w:hAnsiTheme="majorBidi" w:cstheme="majorBidi"/>
          </w:rPr>
          <w:delText xml:space="preserve">production</w:delText>
        </w:r>
      </w:del>
      <w:ins w:id="5658" w:author="Claude" w:date="2026-10-03T12:00:00Z">
        <w:r>
          <w:rPr>
            <w:rFonts w:asciiTheme="majorBidi" w:hAnsiTheme="majorBidi" w:cstheme="majorBidi"/>
          </w:rPr>
          <w:t xml:space="preserve">Production</w:t>
        </w:r>
      </w:ins>
      <w:r>
        <w:rPr>
          <w:rFonts w:asciiTheme="majorBidi" w:hAnsiTheme="majorBidi" w:cstheme="majorBidi"/>
        </w:rPr>
        <w:t xml:space="preserve"> costs, broader competitive settings, and observed purchasing behavior</w:t>
      </w:r>
      <w:ins w:id="5659" w:author="Claude" w:date="2026-10-03T12:00:00Z">
        <w:r>
          <w:rPr>
            <w:rFonts w:asciiTheme="majorBidi" w:hAnsiTheme="majorBidi" w:cstheme="majorBidi"/>
          </w:rPr>
          <w:t xml:space="preserve"> are</w:t>
        </w:r>
      </w:ins>
      <w:r>
        <w:rPr>
          <w:rFonts w:asciiTheme="majorBidi" w:hAnsiTheme="majorBidi" w:cstheme="majorBidi"/>
        </w:rPr>
        <w:t xml:space="preserve"> needed to evaluate commercial viability. Together, the findings provide a basis for developing and testing specific combinations of product attributes, prices, and communication materials.</w:t>
      </w:r>
    </w:p>
    <w:p>
      <w:pPr>
        <w:pStyle w:val="NoSpacing"/>
        <w:spacing w:before="240" w:after="120"/>
        <w:rPr>
          <w:ins w:id="5660" w:author="Claude" w:date="2026-10-03T12:00:00Z"/>
        </w:rPr>
      </w:pPr>
      <w:ins w:id="5661" w:author="Claude" w:date="2026-10-03T12:00:00Z">
        <w:r>
          <w:rPr>
            <w:rFonts w:asciiTheme="majorBidi" w:hAnsiTheme="majorBidi" w:cstheme="majorBidi"/>
            <w:b/>
          </w:rPr>
          <w:t xml:space="preserve">Appendix</w:t>
        </w:r>
      </w:ins>
    </w:p>
    <w:p>
      <w:pPr>
        <w:pStyle w:val="NoSpacing"/>
        <w:spacing w:before="240" w:after="120"/>
        <w:rPr>
          <w:ins w:id="5662" w:author="Claude" w:date="2026-10-03T12:00:00Z"/>
        </w:rPr>
      </w:pPr>
      <w:ins w:id="5663" w:author="Claude" w:date="2026-10-03T12:00:00Z">
        <w:r>
          <w:rPr>
            <w:rFonts w:asciiTheme="majorBidi" w:hAnsiTheme="majorBidi" w:cstheme="majorBidi"/>
          </w:rPr>
          <w:t xml:space="preserve">Table A1. Model Selection for the Latent Class Models</w:t>
        </w:r>
      </w:ins>
    </w:p>
    <w:tbl>
      <w:tblPr>
        <w:tblW w:w="9360" w:type="dxa"/>
        <w:tblBorders>
          <w:top w:val="single" w:sz="8" w:space="0" w:color="auto"/>
          <w:bottom w:val="single" w:sz="8" w:space="0" w:color="auto"/>
        </w:tblBorders>
        <w:tblLayout w:type="fixed"/>
      </w:tblPr>
      <w:tblGrid>
        <w:gridCol w:w="1560"/>
        <w:gridCol w:w="1560"/>
        <w:gridCol w:w="1560"/>
        <w:gridCol w:w="1560"/>
        <w:gridCol w:w="1560"/>
        <w:gridCol w:w="1560"/>
      </w:tblGrid>
      <w:tr>
        <w:trPr>
          <w:ins w:id="5664" w:author="Claude" w:date="2026-10-03T12:00:00Z"/>
        </w:trPr>
        <w:tc>
          <w:tcPr>
            <w:tcW w:w="1560" w:type="dxa"/>
            <w:tcBorders>
              <w:bottom w:val="single" w:sz="4" w:space="0" w:color="auto"/>
            </w:tcBorders>
          </w:tcPr>
          <w:p>
            <w:pPr>
              <w:pStyle w:val="NoSpacing"/>
              <w:jc w:val="left"/>
              <w:rPr>
                <w:ins w:id="5665" w:author="Claude" w:date="2026-10-03T12:00:00Z"/>
              </w:rPr>
            </w:pPr>
            <w:ins w:id="5666" w:author="Claude" w:date="2026-10-03T12:00:00Z">
              <w:r>
                <w:rPr>
                  <w:rFonts w:asciiTheme="majorBidi" w:hAnsiTheme="majorBidi" w:cstheme="majorBidi"/>
                </w:rPr>
                <w:t xml:space="preserve">Classes</w:t>
              </w:r>
            </w:ins>
          </w:p>
        </w:tc>
        <w:tc>
          <w:tcPr>
            <w:tcW w:w="1560" w:type="dxa"/>
            <w:tcBorders>
              <w:bottom w:val="single" w:sz="4" w:space="0" w:color="auto"/>
            </w:tcBorders>
          </w:tcPr>
          <w:p>
            <w:pPr>
              <w:pStyle w:val="NoSpacing"/>
              <w:jc w:val="center"/>
              <w:rPr>
                <w:ins w:id="5667" w:author="Claude" w:date="2026-10-03T12:00:00Z"/>
              </w:rPr>
            </w:pPr>
            <w:ins w:id="5668" w:author="Claude" w:date="2026-10-03T12:00:00Z">
              <w:r>
                <w:rPr>
                  <w:rFonts w:asciiTheme="majorBidi" w:hAnsiTheme="majorBidi" w:cstheme="majorBidi"/>
                </w:rPr>
                <w:t xml:space="preserve">Log likelihood</w:t>
              </w:r>
            </w:ins>
          </w:p>
        </w:tc>
        <w:tc>
          <w:tcPr>
            <w:tcW w:w="1560" w:type="dxa"/>
            <w:tcBorders>
              <w:bottom w:val="single" w:sz="4" w:space="0" w:color="auto"/>
            </w:tcBorders>
          </w:tcPr>
          <w:p>
            <w:pPr>
              <w:pStyle w:val="NoSpacing"/>
              <w:jc w:val="center"/>
              <w:rPr>
                <w:ins w:id="5669" w:author="Claude" w:date="2026-10-03T12:00:00Z"/>
              </w:rPr>
            </w:pPr>
            <w:ins w:id="5670" w:author="Claude" w:date="2026-10-03T12:00:00Z">
              <w:r>
                <w:rPr>
                  <w:rFonts w:asciiTheme="majorBidi" w:hAnsiTheme="majorBidi" w:cstheme="majorBidi"/>
                </w:rPr>
                <w:t xml:space="preserve">Parameters</w:t>
              </w:r>
            </w:ins>
          </w:p>
        </w:tc>
        <w:tc>
          <w:tcPr>
            <w:tcW w:w="1560" w:type="dxa"/>
            <w:tcBorders>
              <w:bottom w:val="single" w:sz="4" w:space="0" w:color="auto"/>
            </w:tcBorders>
          </w:tcPr>
          <w:p>
            <w:pPr>
              <w:pStyle w:val="NoSpacing"/>
              <w:jc w:val="center"/>
              <w:rPr>
                <w:ins w:id="5671" w:author="Claude" w:date="2026-10-03T12:00:00Z"/>
              </w:rPr>
            </w:pPr>
            <w:ins w:id="5672" w:author="Claude" w:date="2026-10-03T12:00:00Z">
              <w:r>
                <w:rPr>
                  <w:rFonts w:asciiTheme="majorBidi" w:hAnsiTheme="majorBidi" w:cstheme="majorBidi"/>
                </w:rPr>
                <w:t xml:space="preserve">AIC</w:t>
              </w:r>
            </w:ins>
          </w:p>
        </w:tc>
        <w:tc>
          <w:tcPr>
            <w:tcW w:w="1560" w:type="dxa"/>
            <w:tcBorders>
              <w:bottom w:val="single" w:sz="4" w:space="0" w:color="auto"/>
            </w:tcBorders>
          </w:tcPr>
          <w:p>
            <w:pPr>
              <w:pStyle w:val="NoSpacing"/>
              <w:jc w:val="center"/>
              <w:rPr>
                <w:ins w:id="5673" w:author="Claude" w:date="2026-10-03T12:00:00Z"/>
              </w:rPr>
            </w:pPr>
            <w:ins w:id="5674" w:author="Claude" w:date="2026-10-03T12:00:00Z">
              <w:r>
                <w:rPr>
                  <w:rFonts w:asciiTheme="majorBidi" w:hAnsiTheme="majorBidi" w:cstheme="majorBidi"/>
                </w:rPr>
                <w:t xml:space="preserve">BIC</w:t>
              </w:r>
            </w:ins>
          </w:p>
        </w:tc>
        <w:tc>
          <w:tcPr>
            <w:tcW w:w="1560" w:type="dxa"/>
            <w:tcBorders>
              <w:bottom w:val="single" w:sz="4" w:space="0" w:color="auto"/>
            </w:tcBorders>
          </w:tcPr>
          <w:p>
            <w:pPr>
              <w:pStyle w:val="NoSpacing"/>
              <w:jc w:val="center"/>
              <w:rPr>
                <w:ins w:id="5675" w:author="Claude" w:date="2026-10-03T12:00:00Z"/>
              </w:rPr>
            </w:pPr>
            <w:ins w:id="5676" w:author="Claude" w:date="2026-10-03T12:00:00Z">
              <w:r>
                <w:rPr>
                  <w:rFonts w:asciiTheme="majorBidi" w:hAnsiTheme="majorBidi" w:cstheme="majorBidi"/>
                </w:rPr>
                <w:t xml:space="preserve">CAIC</w:t>
              </w:r>
            </w:ins>
          </w:p>
        </w:tc>
      </w:tr>
      <w:tr>
        <w:trPr>
          <w:ins w:id="5677" w:author="Claude" w:date="2026-10-03T12:00:00Z"/>
        </w:trPr>
        <w:tc>
          <w:tcPr>
            <w:tcW w:w="1560" w:type="dxa"/>
          </w:tcPr>
          <w:p>
            <w:pPr>
              <w:pStyle w:val="NoSpacing"/>
              <w:jc w:val="left"/>
              <w:rPr>
                <w:ins w:id="5678" w:author="Claude" w:date="2026-10-03T12:00:00Z"/>
              </w:rPr>
            </w:pPr>
            <w:ins w:id="5679" w:author="Claude" w:date="2026-10-03T12:00:00Z">
              <w:r>
                <w:rPr>
                  <w:rFonts w:asciiTheme="majorBidi" w:hAnsiTheme="majorBidi" w:cstheme="majorBidi"/>
                </w:rPr>
                <w:t xml:space="preserve">2</w:t>
              </w:r>
            </w:ins>
          </w:p>
        </w:tc>
        <w:tc>
          <w:tcPr>
            <w:tcW w:w="1560" w:type="dxa"/>
          </w:tcPr>
          <w:p>
            <w:pPr>
              <w:pStyle w:val="NoSpacing"/>
              <w:jc w:val="center"/>
              <w:rPr>
                <w:ins w:id="5680" w:author="Claude" w:date="2026-10-03T12:00:00Z"/>
              </w:rPr>
            </w:pPr>
            <w:ins w:id="5681" w:author="Claude" w:date="2026-10-03T12:00:00Z">
              <w:r>
                <w:rPr>
                  <w:rFonts w:asciiTheme="majorBidi" w:hAnsiTheme="majorBidi" w:cstheme="majorBidi"/>
                  <w:highlight w:val="yellow"/>
                </w:rPr>
                <w:t xml:space="preserve">enter</w:t>
              </w:r>
            </w:ins>
          </w:p>
        </w:tc>
        <w:tc>
          <w:tcPr>
            <w:tcW w:w="1560" w:type="dxa"/>
          </w:tcPr>
          <w:p>
            <w:pPr>
              <w:pStyle w:val="NoSpacing"/>
              <w:jc w:val="center"/>
              <w:rPr>
                <w:ins w:id="5682" w:author="Claude" w:date="2026-10-03T12:00:00Z"/>
              </w:rPr>
            </w:pPr>
            <w:ins w:id="5683" w:author="Claude" w:date="2026-10-03T12:00:00Z">
              <w:r>
                <w:rPr>
                  <w:rFonts w:asciiTheme="majorBidi" w:hAnsiTheme="majorBidi" w:cstheme="majorBidi"/>
                </w:rPr>
                <w:t xml:space="preserve">47</w:t>
              </w:r>
            </w:ins>
          </w:p>
        </w:tc>
        <w:tc>
          <w:tcPr>
            <w:tcW w:w="1560" w:type="dxa"/>
          </w:tcPr>
          <w:p>
            <w:pPr>
              <w:pStyle w:val="NoSpacing"/>
              <w:jc w:val="center"/>
              <w:rPr>
                <w:ins w:id="5684" w:author="Claude" w:date="2026-10-03T12:00:00Z"/>
              </w:rPr>
            </w:pPr>
            <w:ins w:id="5685" w:author="Claude" w:date="2026-10-03T12:00:00Z">
              <w:r>
                <w:rPr>
                  <w:rFonts w:asciiTheme="majorBidi" w:hAnsiTheme="majorBidi" w:cstheme="majorBidi"/>
                  <w:highlight w:val="yellow"/>
                </w:rPr>
                <w:t xml:space="preserve">enter</w:t>
              </w:r>
            </w:ins>
          </w:p>
        </w:tc>
        <w:tc>
          <w:tcPr>
            <w:tcW w:w="1560" w:type="dxa"/>
          </w:tcPr>
          <w:p>
            <w:pPr>
              <w:pStyle w:val="NoSpacing"/>
              <w:jc w:val="center"/>
              <w:rPr>
                <w:ins w:id="5686" w:author="Claude" w:date="2026-10-03T12:00:00Z"/>
              </w:rPr>
            </w:pPr>
            <w:ins w:id="5687" w:author="Claude" w:date="2026-10-03T12:00:00Z">
              <w:r>
                <w:rPr>
                  <w:rFonts w:asciiTheme="majorBidi" w:hAnsiTheme="majorBidi" w:cstheme="majorBidi"/>
                  <w:highlight w:val="yellow"/>
                </w:rPr>
                <w:t xml:space="preserve">enter</w:t>
              </w:r>
            </w:ins>
          </w:p>
        </w:tc>
        <w:tc>
          <w:tcPr>
            <w:tcW w:w="1560" w:type="dxa"/>
          </w:tcPr>
          <w:p>
            <w:pPr>
              <w:pStyle w:val="NoSpacing"/>
              <w:jc w:val="center"/>
              <w:rPr>
                <w:ins w:id="5688" w:author="Claude" w:date="2026-10-03T12:00:00Z"/>
              </w:rPr>
            </w:pPr>
            <w:ins w:id="5689" w:author="Claude" w:date="2026-10-03T12:00:00Z">
              <w:r>
                <w:rPr>
                  <w:rFonts w:asciiTheme="majorBidi" w:hAnsiTheme="majorBidi" w:cstheme="majorBidi"/>
                  <w:highlight w:val="yellow"/>
                </w:rPr>
                <w:t xml:space="preserve">enter</w:t>
              </w:r>
            </w:ins>
          </w:p>
        </w:tc>
      </w:tr>
      <w:tr>
        <w:trPr>
          <w:ins w:id="5690" w:author="Claude" w:date="2026-10-03T12:00:00Z"/>
        </w:trPr>
        <w:tc>
          <w:tcPr>
            <w:tcW w:w="1560" w:type="dxa"/>
          </w:tcPr>
          <w:p>
            <w:pPr>
              <w:pStyle w:val="NoSpacing"/>
              <w:jc w:val="left"/>
              <w:rPr>
                <w:ins w:id="5691" w:author="Claude" w:date="2026-10-03T12:00:00Z"/>
              </w:rPr>
            </w:pPr>
            <w:ins w:id="5692" w:author="Claude" w:date="2026-10-03T12:00:00Z">
              <w:r>
                <w:rPr>
                  <w:rFonts w:asciiTheme="majorBidi" w:hAnsiTheme="majorBidi" w:cstheme="majorBidi"/>
                </w:rPr>
                <w:t xml:space="preserve">3</w:t>
              </w:r>
            </w:ins>
          </w:p>
        </w:tc>
        <w:tc>
          <w:tcPr>
            <w:tcW w:w="1560" w:type="dxa"/>
          </w:tcPr>
          <w:p>
            <w:pPr>
              <w:pStyle w:val="NoSpacing"/>
              <w:jc w:val="center"/>
              <w:rPr>
                <w:ins w:id="5693" w:author="Claude" w:date="2026-10-03T12:00:00Z"/>
              </w:rPr>
            </w:pPr>
            <w:ins w:id="5694" w:author="Claude" w:date="2026-10-03T12:00:00Z">
              <w:r>
                <w:rPr>
                  <w:rFonts w:asciiTheme="majorBidi" w:hAnsiTheme="majorBidi" w:cstheme="majorBidi"/>
                  <w:highlight w:val="yellow"/>
                </w:rPr>
                <w:t xml:space="preserve">enter</w:t>
              </w:r>
            </w:ins>
          </w:p>
        </w:tc>
        <w:tc>
          <w:tcPr>
            <w:tcW w:w="1560" w:type="dxa"/>
          </w:tcPr>
          <w:p>
            <w:pPr>
              <w:pStyle w:val="NoSpacing"/>
              <w:jc w:val="center"/>
              <w:rPr>
                <w:ins w:id="5695" w:author="Claude" w:date="2026-10-03T12:00:00Z"/>
              </w:rPr>
            </w:pPr>
            <w:ins w:id="5696" w:author="Claude" w:date="2026-10-03T12:00:00Z">
              <w:r>
                <w:rPr>
                  <w:rFonts w:asciiTheme="majorBidi" w:hAnsiTheme="majorBidi" w:cstheme="majorBidi"/>
                </w:rPr>
                <w:t xml:space="preserve">75</w:t>
              </w:r>
            </w:ins>
          </w:p>
        </w:tc>
        <w:tc>
          <w:tcPr>
            <w:tcW w:w="1560" w:type="dxa"/>
          </w:tcPr>
          <w:p>
            <w:pPr>
              <w:pStyle w:val="NoSpacing"/>
              <w:jc w:val="center"/>
              <w:rPr>
                <w:ins w:id="5697" w:author="Claude" w:date="2026-10-03T12:00:00Z"/>
              </w:rPr>
            </w:pPr>
            <w:ins w:id="5698" w:author="Claude" w:date="2026-10-03T12:00:00Z">
              <w:r>
                <w:rPr>
                  <w:rFonts w:asciiTheme="majorBidi" w:hAnsiTheme="majorBidi" w:cstheme="majorBidi"/>
                  <w:highlight w:val="yellow"/>
                </w:rPr>
                <w:t xml:space="preserve">enter</w:t>
              </w:r>
            </w:ins>
          </w:p>
        </w:tc>
        <w:tc>
          <w:tcPr>
            <w:tcW w:w="1560" w:type="dxa"/>
          </w:tcPr>
          <w:p>
            <w:pPr>
              <w:pStyle w:val="NoSpacing"/>
              <w:jc w:val="center"/>
              <w:rPr>
                <w:ins w:id="5699" w:author="Claude" w:date="2026-10-03T12:00:00Z"/>
              </w:rPr>
            </w:pPr>
            <w:ins w:id="5700" w:author="Claude" w:date="2026-10-03T12:00:00Z">
              <w:r>
                <w:rPr>
                  <w:rFonts w:asciiTheme="majorBidi" w:hAnsiTheme="majorBidi" w:cstheme="majorBidi"/>
                  <w:highlight w:val="yellow"/>
                </w:rPr>
                <w:t xml:space="preserve">enter</w:t>
              </w:r>
            </w:ins>
          </w:p>
        </w:tc>
        <w:tc>
          <w:tcPr>
            <w:tcW w:w="1560" w:type="dxa"/>
          </w:tcPr>
          <w:p>
            <w:pPr>
              <w:pStyle w:val="NoSpacing"/>
              <w:jc w:val="center"/>
              <w:rPr>
                <w:ins w:id="5701" w:author="Claude" w:date="2026-10-03T12:00:00Z"/>
              </w:rPr>
            </w:pPr>
            <w:ins w:id="5702" w:author="Claude" w:date="2026-10-03T12:00:00Z">
              <w:r>
                <w:rPr>
                  <w:rFonts w:asciiTheme="majorBidi" w:hAnsiTheme="majorBidi" w:cstheme="majorBidi"/>
                  <w:highlight w:val="yellow"/>
                </w:rPr>
                <w:t xml:space="preserve">enter</w:t>
              </w:r>
            </w:ins>
          </w:p>
        </w:tc>
      </w:tr>
      <w:tr>
        <w:trPr>
          <w:ins w:id="5703" w:author="Claude" w:date="2026-10-03T12:00:00Z"/>
        </w:trPr>
        <w:tc>
          <w:tcPr>
            <w:tcW w:w="1560" w:type="dxa"/>
          </w:tcPr>
          <w:p>
            <w:pPr>
              <w:pStyle w:val="NoSpacing"/>
              <w:jc w:val="left"/>
              <w:rPr>
                <w:ins w:id="5704" w:author="Claude" w:date="2026-10-03T12:00:00Z"/>
              </w:rPr>
            </w:pPr>
            <w:ins w:id="5705" w:author="Claude" w:date="2026-10-03T12:00:00Z">
              <w:r>
                <w:rPr>
                  <w:rFonts w:asciiTheme="majorBidi" w:hAnsiTheme="majorBidi" w:cstheme="majorBidi"/>
                </w:rPr>
                <w:t xml:space="preserve">4</w:t>
              </w:r>
            </w:ins>
          </w:p>
        </w:tc>
        <w:tc>
          <w:tcPr>
            <w:tcW w:w="1560" w:type="dxa"/>
          </w:tcPr>
          <w:p>
            <w:pPr>
              <w:pStyle w:val="NoSpacing"/>
              <w:jc w:val="center"/>
              <w:rPr>
                <w:ins w:id="5706" w:author="Claude" w:date="2026-10-03T12:00:00Z"/>
              </w:rPr>
            </w:pPr>
            <w:ins w:id="5707" w:author="Claude" w:date="2026-10-03T12:00:00Z">
              <w:r>
                <w:rPr>
                  <w:rFonts w:asciiTheme="majorBidi" w:hAnsiTheme="majorBidi" w:cstheme="majorBidi"/>
                  <w:highlight w:val="yellow"/>
                </w:rPr>
                <w:t xml:space="preserve">enter</w:t>
              </w:r>
            </w:ins>
          </w:p>
        </w:tc>
        <w:tc>
          <w:tcPr>
            <w:tcW w:w="1560" w:type="dxa"/>
          </w:tcPr>
          <w:p>
            <w:pPr>
              <w:pStyle w:val="NoSpacing"/>
              <w:jc w:val="center"/>
              <w:rPr>
                <w:ins w:id="5708" w:author="Claude" w:date="2026-10-03T12:00:00Z"/>
              </w:rPr>
            </w:pPr>
            <w:ins w:id="5709" w:author="Claude" w:date="2026-10-03T12:00:00Z">
              <w:r>
                <w:rPr>
                  <w:rFonts w:asciiTheme="majorBidi" w:hAnsiTheme="majorBidi" w:cstheme="majorBidi"/>
                </w:rPr>
                <w:t xml:space="preserve">103</w:t>
              </w:r>
            </w:ins>
          </w:p>
        </w:tc>
        <w:tc>
          <w:tcPr>
            <w:tcW w:w="1560" w:type="dxa"/>
          </w:tcPr>
          <w:p>
            <w:pPr>
              <w:pStyle w:val="NoSpacing"/>
              <w:jc w:val="center"/>
              <w:rPr>
                <w:ins w:id="5710" w:author="Claude" w:date="2026-10-03T12:00:00Z"/>
              </w:rPr>
            </w:pPr>
            <w:ins w:id="5711" w:author="Claude" w:date="2026-10-03T12:00:00Z">
              <w:r>
                <w:rPr>
                  <w:rFonts w:asciiTheme="majorBidi" w:hAnsiTheme="majorBidi" w:cstheme="majorBidi"/>
                  <w:highlight w:val="yellow"/>
                </w:rPr>
                <w:t xml:space="preserve">enter</w:t>
              </w:r>
            </w:ins>
          </w:p>
        </w:tc>
        <w:tc>
          <w:tcPr>
            <w:tcW w:w="1560" w:type="dxa"/>
          </w:tcPr>
          <w:p>
            <w:pPr>
              <w:pStyle w:val="NoSpacing"/>
              <w:jc w:val="center"/>
              <w:rPr>
                <w:ins w:id="5712" w:author="Claude" w:date="2026-10-03T12:00:00Z"/>
              </w:rPr>
            </w:pPr>
            <w:ins w:id="5713" w:author="Claude" w:date="2026-10-03T12:00:00Z">
              <w:r>
                <w:rPr>
                  <w:rFonts w:asciiTheme="majorBidi" w:hAnsiTheme="majorBidi" w:cstheme="majorBidi"/>
                  <w:highlight w:val="yellow"/>
                </w:rPr>
                <w:t xml:space="preserve">enter</w:t>
              </w:r>
            </w:ins>
          </w:p>
        </w:tc>
        <w:tc>
          <w:tcPr>
            <w:tcW w:w="1560" w:type="dxa"/>
          </w:tcPr>
          <w:p>
            <w:pPr>
              <w:pStyle w:val="NoSpacing"/>
              <w:jc w:val="center"/>
              <w:rPr>
                <w:ins w:id="5714" w:author="Claude" w:date="2026-10-03T12:00:00Z"/>
              </w:rPr>
            </w:pPr>
            <w:ins w:id="5715" w:author="Claude" w:date="2026-10-03T12:00:00Z">
              <w:r>
                <w:rPr>
                  <w:rFonts w:asciiTheme="majorBidi" w:hAnsiTheme="majorBidi" w:cstheme="majorBidi"/>
                  <w:highlight w:val="yellow"/>
                </w:rPr>
                <w:t xml:space="preserve">enter</w:t>
              </w:r>
            </w:ins>
          </w:p>
        </w:tc>
      </w:tr>
      <w:tr>
        <w:trPr>
          <w:ins w:id="5716" w:author="Claude" w:date="2026-10-03T12:00:00Z"/>
        </w:trPr>
        <w:tc>
          <w:tcPr>
            <w:tcW w:w="1560" w:type="dxa"/>
          </w:tcPr>
          <w:p>
            <w:pPr>
              <w:pStyle w:val="NoSpacing"/>
              <w:jc w:val="left"/>
              <w:rPr>
                <w:ins w:id="5717" w:author="Claude" w:date="2026-10-03T12:00:00Z"/>
              </w:rPr>
            </w:pPr>
            <w:ins w:id="5718" w:author="Claude" w:date="2026-10-03T12:00:00Z">
              <w:r>
                <w:rPr>
                  <w:rFonts w:asciiTheme="majorBidi" w:hAnsiTheme="majorBidi" w:cstheme="majorBidi"/>
                </w:rPr>
                <w:t xml:space="preserve">5</w:t>
              </w:r>
            </w:ins>
          </w:p>
        </w:tc>
        <w:tc>
          <w:tcPr>
            <w:tcW w:w="1560" w:type="dxa"/>
          </w:tcPr>
          <w:p>
            <w:pPr>
              <w:pStyle w:val="NoSpacing"/>
              <w:jc w:val="center"/>
              <w:rPr>
                <w:ins w:id="5719" w:author="Claude" w:date="2026-10-03T12:00:00Z"/>
              </w:rPr>
            </w:pPr>
            <w:ins w:id="5720" w:author="Claude" w:date="2026-10-03T12:00:00Z">
              <w:r>
                <w:rPr>
                  <w:rFonts w:asciiTheme="majorBidi" w:hAnsiTheme="majorBidi" w:cstheme="majorBidi"/>
                </w:rPr>
                <w:t xml:space="preserve">−28,142.53</w:t>
              </w:r>
            </w:ins>
          </w:p>
        </w:tc>
        <w:tc>
          <w:tcPr>
            <w:tcW w:w="1560" w:type="dxa"/>
          </w:tcPr>
          <w:p>
            <w:pPr>
              <w:pStyle w:val="NoSpacing"/>
              <w:jc w:val="center"/>
              <w:rPr>
                <w:ins w:id="5721" w:author="Claude" w:date="2026-10-03T12:00:00Z"/>
              </w:rPr>
            </w:pPr>
            <w:ins w:id="5722" w:author="Claude" w:date="2026-10-03T12:00:00Z">
              <w:r>
                <w:rPr>
                  <w:rFonts w:asciiTheme="majorBidi" w:hAnsiTheme="majorBidi" w:cstheme="majorBidi"/>
                </w:rPr>
                <w:t xml:space="preserve">131</w:t>
              </w:r>
            </w:ins>
          </w:p>
        </w:tc>
        <w:tc>
          <w:tcPr>
            <w:tcW w:w="1560" w:type="dxa"/>
          </w:tcPr>
          <w:p>
            <w:pPr>
              <w:pStyle w:val="NoSpacing"/>
              <w:jc w:val="center"/>
              <w:rPr>
                <w:ins w:id="5723" w:author="Claude" w:date="2026-10-03T12:00:00Z"/>
              </w:rPr>
            </w:pPr>
            <w:ins w:id="5724" w:author="Claude" w:date="2026-10-03T12:00:00Z">
              <w:r>
                <w:rPr>
                  <w:rFonts w:asciiTheme="majorBidi" w:hAnsiTheme="majorBidi" w:cstheme="majorBidi"/>
                </w:rPr>
                <w:t xml:space="preserve">56,547.06</w:t>
              </w:r>
            </w:ins>
          </w:p>
        </w:tc>
        <w:tc>
          <w:tcPr>
            <w:tcW w:w="1560" w:type="dxa"/>
          </w:tcPr>
          <w:p>
            <w:pPr>
              <w:pStyle w:val="NoSpacing"/>
              <w:jc w:val="center"/>
              <w:rPr>
                <w:ins w:id="5725" w:author="Claude" w:date="2026-10-03T12:00:00Z"/>
              </w:rPr>
            </w:pPr>
            <w:ins w:id="5726" w:author="Claude" w:date="2026-10-03T12:00:00Z">
              <w:r>
                <w:rPr>
                  <w:rFonts w:asciiTheme="majorBidi" w:hAnsiTheme="majorBidi" w:cstheme="majorBidi"/>
                </w:rPr>
                <w:t xml:space="preserve">57,395.36</w:t>
              </w:r>
            </w:ins>
          </w:p>
        </w:tc>
        <w:tc>
          <w:tcPr>
            <w:tcW w:w="1560" w:type="dxa"/>
          </w:tcPr>
          <w:p>
            <w:pPr>
              <w:pStyle w:val="NoSpacing"/>
              <w:jc w:val="center"/>
              <w:rPr>
                <w:ins w:id="5727" w:author="Claude" w:date="2026-10-03T12:00:00Z"/>
              </w:rPr>
            </w:pPr>
            <w:ins w:id="5728" w:author="Claude" w:date="2026-10-03T12:00:00Z">
              <w:r>
                <w:rPr>
                  <w:rFonts w:asciiTheme="majorBidi" w:hAnsiTheme="majorBidi" w:cstheme="majorBidi"/>
                </w:rPr>
                <w:t xml:space="preserve">57,526.36</w:t>
              </w:r>
            </w:ins>
          </w:p>
        </w:tc>
      </w:tr>
    </w:tbl>
    <w:p>
      <w:pPr>
        <w:pStyle w:val="NoSpacing"/>
        <w:spacing w:before="240" w:after="240"/>
        <w:rPr>
          <w:ins w:id="5729" w:author="Claude" w:date="2026-10-03T12:00:00Z"/>
        </w:rPr>
      </w:pPr>
      <w:ins w:id="5730" w:author="Claude" w:date="2026-10-03T12:00:00Z">
        <w:r>
          <w:rPr>
            <w:rFonts w:asciiTheme="majorBidi" w:hAnsiTheme="majorBidi" w:cstheme="majorBidi"/>
          </w:rPr>
          <w:t xml:space="preserve">Notes: AIC = Akaike information criterion; BIC = Bayesian information criterion; CAIC = consistent AIC. BIC and CAIC use the number of respondents (N = 4,796). Each class has 19 utility parameters, and each non-reference class has 9 membership parameters. The six-class model did not converge.</w:t>
        </w:r>
      </w:ins>
    </w:p>
    <w:p>
      <w:pPr>
        <w:pStyle w:val="NoSpacing"/>
        <w:spacing w:before="240" w:after="120"/>
        <w:rPr>
          <w:ins w:id="5731" w:author="Claude" w:date="2026-10-03T12:00:00Z"/>
        </w:rPr>
      </w:pPr>
      <w:ins w:id="5732" w:author="Claude" w:date="2026-10-03T12:00:00Z">
        <w:r>
          <w:rPr>
            <w:rFonts w:asciiTheme="majorBidi" w:hAnsiTheme="majorBidi" w:cstheme="majorBidi"/>
          </w:rPr>
          <w:t xml:space="preserve">Table A2. Wald Tests of Equality Between Carbon-Reduction Coefficients</w:t>
        </w:r>
      </w:ins>
    </w:p>
    <w:tbl>
      <w:tblPr>
        <w:tblW w:w="9360" w:type="dxa"/>
        <w:tblBorders>
          <w:top w:val="single" w:sz="8" w:space="0" w:color="auto"/>
          <w:bottom w:val="single" w:sz="8" w:space="0" w:color="auto"/>
        </w:tblBorders>
        <w:tblLayout w:type="fixed"/>
      </w:tblPr>
      <w:tblGrid>
        <w:gridCol w:w="1160"/>
        <w:gridCol w:w="2050"/>
        <w:gridCol w:w="2050"/>
        <w:gridCol w:w="2050"/>
        <w:gridCol w:w="2050"/>
      </w:tblGrid>
      <w:tr>
        <w:trPr>
          <w:ins w:id="5733" w:author="Claude" w:date="2026-10-03T12:00:00Z"/>
        </w:trPr>
        <w:tc>
          <w:tcPr>
            <w:tcW w:w="1160" w:type="dxa"/>
            <w:tcBorders>
              <w:bottom w:val="single" w:sz="4" w:space="0" w:color="auto"/>
            </w:tcBorders>
          </w:tcPr>
          <w:p>
            <w:pPr>
              <w:pStyle w:val="NoSpacing"/>
              <w:jc w:val="left"/>
              <w:rPr>
                <w:ins w:id="5734" w:author="Claude" w:date="2026-10-03T12:00:00Z"/>
              </w:rPr>
            </w:pPr>
            <w:ins w:id="5735" w:author="Claude" w:date="2026-10-03T12:00:00Z">
              <w:r>
                <w:rPr>
                  <w:rFonts w:asciiTheme="majorBidi" w:hAnsiTheme="majorBidi" w:cstheme="majorBidi"/>
                </w:rPr>
                <w:t xml:space="preserve">Class</w:t>
              </w:r>
            </w:ins>
          </w:p>
        </w:tc>
        <w:tc>
          <w:tcPr>
            <w:tcW w:w="2050" w:type="dxa"/>
            <w:tcBorders>
              <w:bottom w:val="single" w:sz="4" w:space="0" w:color="auto"/>
            </w:tcBorders>
          </w:tcPr>
          <w:p>
            <w:pPr>
              <w:pStyle w:val="NoSpacing"/>
              <w:jc w:val="center"/>
              <w:rPr>
                <w:ins w:id="5736" w:author="Claude" w:date="2026-10-03T12:00:00Z"/>
              </w:rPr>
            </w:pPr>
            <w:ins w:id="5737" w:author="Claude" w:date="2026-10-03T12:00:00Z">
              <w:r>
                <w:rPr>
                  <w:rFonts w:asciiTheme="majorBidi" w:hAnsiTheme="majorBidi" w:cstheme="majorBidi"/>
                </w:rPr>
                <w:t xml:space="preserve">Joint test χ²(2)</w:t>
              </w:r>
            </w:ins>
          </w:p>
        </w:tc>
        <w:tc>
          <w:tcPr>
            <w:tcW w:w="2050" w:type="dxa"/>
            <w:tcBorders>
              <w:bottom w:val="single" w:sz="4" w:space="0" w:color="auto"/>
            </w:tcBorders>
          </w:tcPr>
          <w:p>
            <w:pPr>
              <w:pStyle w:val="NoSpacing"/>
              <w:jc w:val="center"/>
              <w:rPr>
                <w:ins w:id="5738" w:author="Claude" w:date="2026-10-03T12:00:00Z"/>
              </w:rPr>
            </w:pPr>
            <w:ins w:id="5739" w:author="Claude" w:date="2026-10-03T12:00:00Z">
              <w:r>
                <w:rPr>
                  <w:rFonts w:asciiTheme="majorBidi" w:hAnsiTheme="majorBidi" w:cstheme="majorBidi"/>
                </w:rPr>
                <w:t xml:space="preserve">20% − 10%</w:t>
              </w:r>
            </w:ins>
          </w:p>
        </w:tc>
        <w:tc>
          <w:tcPr>
            <w:tcW w:w="2050" w:type="dxa"/>
            <w:tcBorders>
              <w:bottom w:val="single" w:sz="4" w:space="0" w:color="auto"/>
            </w:tcBorders>
          </w:tcPr>
          <w:p>
            <w:pPr>
              <w:pStyle w:val="NoSpacing"/>
              <w:jc w:val="center"/>
              <w:rPr>
                <w:ins w:id="5740" w:author="Claude" w:date="2026-10-03T12:00:00Z"/>
              </w:rPr>
            </w:pPr>
            <w:ins w:id="5741" w:author="Claude" w:date="2026-10-03T12:00:00Z">
              <w:r>
                <w:rPr>
                  <w:rFonts w:asciiTheme="majorBidi" w:hAnsiTheme="majorBidi" w:cstheme="majorBidi"/>
                </w:rPr>
                <w:t xml:space="preserve">30% − 10%</w:t>
              </w:r>
            </w:ins>
          </w:p>
        </w:tc>
        <w:tc>
          <w:tcPr>
            <w:tcW w:w="2050" w:type="dxa"/>
            <w:tcBorders>
              <w:bottom w:val="single" w:sz="4" w:space="0" w:color="auto"/>
            </w:tcBorders>
          </w:tcPr>
          <w:p>
            <w:pPr>
              <w:pStyle w:val="NoSpacing"/>
              <w:jc w:val="center"/>
              <w:rPr>
                <w:ins w:id="5742" w:author="Claude" w:date="2026-10-03T12:00:00Z"/>
              </w:rPr>
            </w:pPr>
            <w:ins w:id="5743" w:author="Claude" w:date="2026-10-03T12:00:00Z">
              <w:r>
                <w:rPr>
                  <w:rFonts w:asciiTheme="majorBidi" w:hAnsiTheme="majorBidi" w:cstheme="majorBidi"/>
                </w:rPr>
                <w:t xml:space="preserve">30% − 20%</w:t>
              </w:r>
            </w:ins>
          </w:p>
        </w:tc>
      </w:tr>
      <w:tr>
        <w:trPr>
          <w:ins w:id="5744" w:author="Claude" w:date="2026-10-03T12:00:00Z"/>
        </w:trPr>
        <w:tc>
          <w:tcPr>
            <w:tcW w:w="1160" w:type="dxa"/>
          </w:tcPr>
          <w:p>
            <w:pPr>
              <w:pStyle w:val="NoSpacing"/>
              <w:jc w:val="left"/>
              <w:rPr>
                <w:ins w:id="5745" w:author="Claude" w:date="2026-10-03T12:00:00Z"/>
              </w:rPr>
            </w:pPr>
            <w:ins w:id="5746" w:author="Claude" w:date="2026-10-03T12:00:00Z">
              <w:r>
                <w:rPr>
                  <w:rFonts w:asciiTheme="majorBidi" w:hAnsiTheme="majorBidi" w:cstheme="majorBidi"/>
                </w:rPr>
                <w:t xml:space="preserve">1</w:t>
              </w:r>
            </w:ins>
          </w:p>
        </w:tc>
        <w:tc>
          <w:tcPr>
            <w:tcW w:w="2050" w:type="dxa"/>
          </w:tcPr>
          <w:p>
            <w:pPr>
              <w:pStyle w:val="NoSpacing"/>
              <w:jc w:val="center"/>
              <w:rPr>
                <w:ins w:id="5747" w:author="Claude" w:date="2026-10-03T12:00:00Z"/>
              </w:rPr>
            </w:pPr>
            <w:ins w:id="5748" w:author="Claude" w:date="2026-10-03T12:00:00Z">
              <w:r>
                <w:rPr>
                  <w:rFonts w:asciiTheme="majorBidi" w:hAnsiTheme="majorBidi" w:cstheme="majorBidi"/>
                </w:rPr>
                <w:t xml:space="preserve">35.68***</w:t>
              </w:r>
            </w:ins>
          </w:p>
        </w:tc>
        <w:tc>
          <w:tcPr>
            <w:tcW w:w="2050" w:type="dxa"/>
          </w:tcPr>
          <w:p>
            <w:pPr>
              <w:pStyle w:val="NoSpacing"/>
              <w:jc w:val="center"/>
              <w:rPr>
                <w:ins w:id="5749" w:author="Claude" w:date="2026-10-03T12:00:00Z"/>
              </w:rPr>
            </w:pPr>
            <w:ins w:id="5750" w:author="Claude" w:date="2026-10-03T12:00:00Z">
              <w:r>
                <w:rPr>
                  <w:rFonts w:asciiTheme="majorBidi" w:hAnsiTheme="majorBidi" w:cstheme="majorBidi"/>
                </w:rPr>
                <w:t xml:space="preserve">0.11 (0.07)</w:t>
              </w:r>
            </w:ins>
          </w:p>
        </w:tc>
        <w:tc>
          <w:tcPr>
            <w:tcW w:w="2050" w:type="dxa"/>
          </w:tcPr>
          <w:p>
            <w:pPr>
              <w:pStyle w:val="NoSpacing"/>
              <w:jc w:val="center"/>
              <w:rPr>
                <w:ins w:id="5751" w:author="Claude" w:date="2026-10-03T12:00:00Z"/>
              </w:rPr>
            </w:pPr>
            <w:ins w:id="5752" w:author="Claude" w:date="2026-10-03T12:00:00Z">
              <w:r>
                <w:rPr>
                  <w:rFonts w:asciiTheme="majorBidi" w:hAnsiTheme="majorBidi" w:cstheme="majorBidi"/>
                </w:rPr>
                <w:t xml:space="preserve">−0.17** (0.07)</w:t>
              </w:r>
            </w:ins>
          </w:p>
        </w:tc>
        <w:tc>
          <w:tcPr>
            <w:tcW w:w="2050" w:type="dxa"/>
          </w:tcPr>
          <w:p>
            <w:pPr>
              <w:pStyle w:val="NoSpacing"/>
              <w:jc w:val="center"/>
              <w:rPr>
                <w:ins w:id="5753" w:author="Claude" w:date="2026-10-03T12:00:00Z"/>
              </w:rPr>
            </w:pPr>
            <w:ins w:id="5754" w:author="Claude" w:date="2026-10-03T12:00:00Z">
              <w:r>
                <w:rPr>
                  <w:rFonts w:asciiTheme="majorBidi" w:hAnsiTheme="majorBidi" w:cstheme="majorBidi"/>
                </w:rPr>
                <w:t xml:space="preserve">−0.27*** (0.05)</w:t>
              </w:r>
            </w:ins>
          </w:p>
        </w:tc>
      </w:tr>
      <w:tr>
        <w:trPr>
          <w:ins w:id="5755" w:author="Claude" w:date="2026-10-03T12:00:00Z"/>
        </w:trPr>
        <w:tc>
          <w:tcPr>
            <w:tcW w:w="1160" w:type="dxa"/>
          </w:tcPr>
          <w:p>
            <w:pPr>
              <w:pStyle w:val="NoSpacing"/>
              <w:jc w:val="left"/>
              <w:rPr>
                <w:ins w:id="5756" w:author="Claude" w:date="2026-10-03T12:00:00Z"/>
              </w:rPr>
            </w:pPr>
            <w:ins w:id="5757" w:author="Claude" w:date="2026-10-03T12:00:00Z">
              <w:r>
                <w:rPr>
                  <w:rFonts w:asciiTheme="majorBidi" w:hAnsiTheme="majorBidi" w:cstheme="majorBidi"/>
                </w:rPr>
                <w:t xml:space="preserve">2</w:t>
              </w:r>
            </w:ins>
          </w:p>
        </w:tc>
        <w:tc>
          <w:tcPr>
            <w:tcW w:w="2050" w:type="dxa"/>
          </w:tcPr>
          <w:p>
            <w:pPr>
              <w:pStyle w:val="NoSpacing"/>
              <w:jc w:val="center"/>
              <w:rPr>
                <w:ins w:id="5758" w:author="Claude" w:date="2026-10-03T12:00:00Z"/>
              </w:rPr>
            </w:pPr>
            <w:ins w:id="5759" w:author="Claude" w:date="2026-10-03T12:00:00Z">
              <w:r>
                <w:rPr>
                  <w:rFonts w:asciiTheme="majorBidi" w:hAnsiTheme="majorBidi" w:cstheme="majorBidi"/>
                </w:rPr>
                <w:t xml:space="preserve">9.34***</w:t>
              </w:r>
            </w:ins>
          </w:p>
        </w:tc>
        <w:tc>
          <w:tcPr>
            <w:tcW w:w="2050" w:type="dxa"/>
          </w:tcPr>
          <w:p>
            <w:pPr>
              <w:pStyle w:val="NoSpacing"/>
              <w:jc w:val="center"/>
              <w:rPr>
                <w:ins w:id="5760" w:author="Claude" w:date="2026-10-03T12:00:00Z"/>
              </w:rPr>
            </w:pPr>
            <w:ins w:id="5761" w:author="Claude" w:date="2026-10-03T12:00:00Z">
              <w:r>
                <w:rPr>
                  <w:rFonts w:asciiTheme="majorBidi" w:hAnsiTheme="majorBidi" w:cstheme="majorBidi"/>
                </w:rPr>
                <w:t xml:space="preserve">0.16 (0.11)</w:t>
              </w:r>
            </w:ins>
          </w:p>
        </w:tc>
        <w:tc>
          <w:tcPr>
            <w:tcW w:w="2050" w:type="dxa"/>
          </w:tcPr>
          <w:p>
            <w:pPr>
              <w:pStyle w:val="NoSpacing"/>
              <w:jc w:val="center"/>
              <w:rPr>
                <w:ins w:id="5762" w:author="Claude" w:date="2026-10-03T12:00:00Z"/>
              </w:rPr>
            </w:pPr>
            <w:ins w:id="5763" w:author="Claude" w:date="2026-10-03T12:00:00Z">
              <w:r>
                <w:rPr>
                  <w:rFonts w:asciiTheme="majorBidi" w:hAnsiTheme="majorBidi" w:cstheme="majorBidi"/>
                </w:rPr>
                <w:t xml:space="preserve">0.37*** (0.13)</w:t>
              </w:r>
            </w:ins>
          </w:p>
        </w:tc>
        <w:tc>
          <w:tcPr>
            <w:tcW w:w="2050" w:type="dxa"/>
          </w:tcPr>
          <w:p>
            <w:pPr>
              <w:pStyle w:val="NoSpacing"/>
              <w:jc w:val="center"/>
              <w:rPr>
                <w:ins w:id="5764" w:author="Claude" w:date="2026-10-03T12:00:00Z"/>
              </w:rPr>
            </w:pPr>
            <w:ins w:id="5765" w:author="Claude" w:date="2026-10-03T12:00:00Z">
              <w:r>
                <w:rPr>
                  <w:rFonts w:asciiTheme="majorBidi" w:hAnsiTheme="majorBidi" w:cstheme="majorBidi"/>
                </w:rPr>
                <w:t xml:space="preserve">0.21** (0.10)</w:t>
              </w:r>
            </w:ins>
          </w:p>
        </w:tc>
      </w:tr>
      <w:tr>
        <w:trPr>
          <w:ins w:id="5766" w:author="Claude" w:date="2026-10-03T12:00:00Z"/>
        </w:trPr>
        <w:tc>
          <w:tcPr>
            <w:tcW w:w="1160" w:type="dxa"/>
          </w:tcPr>
          <w:p>
            <w:pPr>
              <w:pStyle w:val="NoSpacing"/>
              <w:jc w:val="left"/>
              <w:rPr>
                <w:ins w:id="5767" w:author="Claude" w:date="2026-10-03T12:00:00Z"/>
              </w:rPr>
            </w:pPr>
            <w:ins w:id="5768" w:author="Claude" w:date="2026-10-03T12:00:00Z">
              <w:r>
                <w:rPr>
                  <w:rFonts w:asciiTheme="majorBidi" w:hAnsiTheme="majorBidi" w:cstheme="majorBidi"/>
                </w:rPr>
                <w:t xml:space="preserve">3</w:t>
              </w:r>
            </w:ins>
          </w:p>
        </w:tc>
        <w:tc>
          <w:tcPr>
            <w:tcW w:w="2050" w:type="dxa"/>
          </w:tcPr>
          <w:p>
            <w:pPr>
              <w:pStyle w:val="NoSpacing"/>
              <w:jc w:val="center"/>
              <w:rPr>
                <w:ins w:id="5769" w:author="Claude" w:date="2026-10-03T12:00:00Z"/>
              </w:rPr>
            </w:pPr>
            <w:ins w:id="5770" w:author="Claude" w:date="2026-10-03T12:00:00Z">
              <w:r>
                <w:rPr>
                  <w:rFonts w:asciiTheme="majorBidi" w:hAnsiTheme="majorBidi" w:cstheme="majorBidi"/>
                </w:rPr>
                <w:t xml:space="preserve">105.59***</w:t>
              </w:r>
            </w:ins>
          </w:p>
        </w:tc>
        <w:tc>
          <w:tcPr>
            <w:tcW w:w="2050" w:type="dxa"/>
          </w:tcPr>
          <w:p>
            <w:pPr>
              <w:pStyle w:val="NoSpacing"/>
              <w:jc w:val="center"/>
              <w:rPr>
                <w:ins w:id="5771" w:author="Claude" w:date="2026-10-03T12:00:00Z"/>
              </w:rPr>
            </w:pPr>
            <w:ins w:id="5772" w:author="Claude" w:date="2026-10-03T12:00:00Z">
              <w:r>
                <w:rPr>
                  <w:rFonts w:asciiTheme="majorBidi" w:hAnsiTheme="majorBidi" w:cstheme="majorBidi"/>
                </w:rPr>
                <w:t xml:space="preserve">0.43** (0.18)</w:t>
              </w:r>
            </w:ins>
          </w:p>
        </w:tc>
        <w:tc>
          <w:tcPr>
            <w:tcW w:w="2050" w:type="dxa"/>
          </w:tcPr>
          <w:p>
            <w:pPr>
              <w:pStyle w:val="NoSpacing"/>
              <w:jc w:val="center"/>
              <w:rPr>
                <w:ins w:id="5773" w:author="Claude" w:date="2026-10-03T12:00:00Z"/>
              </w:rPr>
            </w:pPr>
            <w:ins w:id="5774" w:author="Claude" w:date="2026-10-03T12:00:00Z">
              <w:r>
                <w:rPr>
                  <w:rFonts w:asciiTheme="majorBidi" w:hAnsiTheme="majorBidi" w:cstheme="majorBidi"/>
                </w:rPr>
                <w:t xml:space="preserve">1.50*** (0.19)</w:t>
              </w:r>
            </w:ins>
          </w:p>
        </w:tc>
        <w:tc>
          <w:tcPr>
            <w:tcW w:w="2050" w:type="dxa"/>
          </w:tcPr>
          <w:p>
            <w:pPr>
              <w:pStyle w:val="NoSpacing"/>
              <w:jc w:val="center"/>
              <w:rPr>
                <w:ins w:id="5775" w:author="Claude" w:date="2026-10-03T12:00:00Z"/>
              </w:rPr>
            </w:pPr>
            <w:ins w:id="5776" w:author="Claude" w:date="2026-10-03T12:00:00Z">
              <w:r>
                <w:rPr>
                  <w:rFonts w:asciiTheme="majorBidi" w:hAnsiTheme="majorBidi" w:cstheme="majorBidi"/>
                </w:rPr>
                <w:t xml:space="preserve">1.07*** (0.12)</w:t>
              </w:r>
            </w:ins>
          </w:p>
        </w:tc>
      </w:tr>
      <w:tr>
        <w:trPr>
          <w:ins w:id="5777" w:author="Claude" w:date="2026-10-03T12:00:00Z"/>
        </w:trPr>
        <w:tc>
          <w:tcPr>
            <w:tcW w:w="1160" w:type="dxa"/>
          </w:tcPr>
          <w:p>
            <w:pPr>
              <w:pStyle w:val="NoSpacing"/>
              <w:jc w:val="left"/>
              <w:rPr>
                <w:ins w:id="5778" w:author="Claude" w:date="2026-10-03T12:00:00Z"/>
              </w:rPr>
            </w:pPr>
            <w:ins w:id="5779" w:author="Claude" w:date="2026-10-03T12:00:00Z">
              <w:r>
                <w:rPr>
                  <w:rFonts w:asciiTheme="majorBidi" w:hAnsiTheme="majorBidi" w:cstheme="majorBidi"/>
                </w:rPr>
                <w:t xml:space="preserve">4</w:t>
              </w:r>
            </w:ins>
          </w:p>
        </w:tc>
        <w:tc>
          <w:tcPr>
            <w:tcW w:w="2050" w:type="dxa"/>
          </w:tcPr>
          <w:p>
            <w:pPr>
              <w:pStyle w:val="NoSpacing"/>
              <w:jc w:val="center"/>
              <w:rPr>
                <w:ins w:id="5780" w:author="Claude" w:date="2026-10-03T12:00:00Z"/>
              </w:rPr>
            </w:pPr>
            <w:ins w:id="5781" w:author="Claude" w:date="2026-10-03T12:00:00Z">
              <w:r>
                <w:rPr>
                  <w:rFonts w:asciiTheme="majorBidi" w:hAnsiTheme="majorBidi" w:cstheme="majorBidi"/>
                </w:rPr>
                <w:t xml:space="preserve">11.78***</w:t>
              </w:r>
            </w:ins>
          </w:p>
        </w:tc>
        <w:tc>
          <w:tcPr>
            <w:tcW w:w="2050" w:type="dxa"/>
          </w:tcPr>
          <w:p>
            <w:pPr>
              <w:pStyle w:val="NoSpacing"/>
              <w:jc w:val="center"/>
              <w:rPr>
                <w:ins w:id="5782" w:author="Claude" w:date="2026-10-03T12:00:00Z"/>
              </w:rPr>
            </w:pPr>
            <w:ins w:id="5783" w:author="Claude" w:date="2026-10-03T12:00:00Z">
              <w:r>
                <w:rPr>
                  <w:rFonts w:asciiTheme="majorBidi" w:hAnsiTheme="majorBidi" w:cstheme="majorBidi"/>
                </w:rPr>
                <w:t xml:space="preserve">0.42*** (0.12)</w:t>
              </w:r>
            </w:ins>
          </w:p>
        </w:tc>
        <w:tc>
          <w:tcPr>
            <w:tcW w:w="2050" w:type="dxa"/>
          </w:tcPr>
          <w:p>
            <w:pPr>
              <w:pStyle w:val="NoSpacing"/>
              <w:jc w:val="center"/>
              <w:rPr>
                <w:ins w:id="5784" w:author="Claude" w:date="2026-10-03T12:00:00Z"/>
              </w:rPr>
            </w:pPr>
            <w:ins w:id="5785" w:author="Claude" w:date="2026-10-03T12:00:00Z">
              <w:r>
                <w:rPr>
                  <w:rFonts w:asciiTheme="majorBidi" w:hAnsiTheme="majorBidi" w:cstheme="majorBidi"/>
                </w:rPr>
                <w:t xml:space="preserve">0.00 (0.13)</w:t>
              </w:r>
            </w:ins>
          </w:p>
        </w:tc>
        <w:tc>
          <w:tcPr>
            <w:tcW w:w="2050" w:type="dxa"/>
          </w:tcPr>
          <w:p>
            <w:pPr>
              <w:pStyle w:val="NoSpacing"/>
              <w:jc w:val="center"/>
              <w:rPr>
                <w:ins w:id="5786" w:author="Claude" w:date="2026-10-03T12:00:00Z"/>
              </w:rPr>
            </w:pPr>
            <w:ins w:id="5787" w:author="Claude" w:date="2026-10-03T12:00:00Z">
              <w:r>
                <w:rPr>
                  <w:rFonts w:asciiTheme="majorBidi" w:hAnsiTheme="majorBidi" w:cstheme="majorBidi"/>
                </w:rPr>
                <w:t xml:space="preserve">−0.42*** (0.16)</w:t>
              </w:r>
            </w:ins>
          </w:p>
        </w:tc>
      </w:tr>
      <w:tr>
        <w:trPr>
          <w:ins w:id="5788" w:author="Claude" w:date="2026-10-03T12:00:00Z"/>
        </w:trPr>
        <w:tc>
          <w:tcPr>
            <w:tcW w:w="1160" w:type="dxa"/>
          </w:tcPr>
          <w:p>
            <w:pPr>
              <w:pStyle w:val="NoSpacing"/>
              <w:jc w:val="left"/>
              <w:rPr>
                <w:ins w:id="5789" w:author="Claude" w:date="2026-10-03T12:00:00Z"/>
              </w:rPr>
            </w:pPr>
            <w:ins w:id="5790" w:author="Claude" w:date="2026-10-03T12:00:00Z">
              <w:r>
                <w:rPr>
                  <w:rFonts w:asciiTheme="majorBidi" w:hAnsiTheme="majorBidi" w:cstheme="majorBidi"/>
                </w:rPr>
                <w:t xml:space="preserve">5</w:t>
              </w:r>
            </w:ins>
          </w:p>
        </w:tc>
        <w:tc>
          <w:tcPr>
            <w:tcW w:w="2050" w:type="dxa"/>
          </w:tcPr>
          <w:p>
            <w:pPr>
              <w:pStyle w:val="NoSpacing"/>
              <w:jc w:val="center"/>
              <w:rPr>
                <w:ins w:id="5791" w:author="Claude" w:date="2026-10-03T12:00:00Z"/>
              </w:rPr>
            </w:pPr>
            <w:ins w:id="5792" w:author="Claude" w:date="2026-10-03T12:00:00Z">
              <w:r>
                <w:rPr>
                  <w:rFonts w:asciiTheme="majorBidi" w:hAnsiTheme="majorBidi" w:cstheme="majorBidi"/>
                </w:rPr>
                <w:t xml:space="preserve">17.87***</w:t>
              </w:r>
            </w:ins>
          </w:p>
        </w:tc>
        <w:tc>
          <w:tcPr>
            <w:tcW w:w="2050" w:type="dxa"/>
          </w:tcPr>
          <w:p>
            <w:pPr>
              <w:pStyle w:val="NoSpacing"/>
              <w:jc w:val="center"/>
              <w:rPr>
                <w:ins w:id="5793" w:author="Claude" w:date="2026-10-03T12:00:00Z"/>
              </w:rPr>
            </w:pPr>
            <w:ins w:id="5794" w:author="Claude" w:date="2026-10-03T12:00:00Z">
              <w:r>
                <w:rPr>
                  <w:rFonts w:asciiTheme="majorBidi" w:hAnsiTheme="majorBidi" w:cstheme="majorBidi"/>
                </w:rPr>
                <w:t xml:space="preserve">0.31** (0.14)</w:t>
              </w:r>
            </w:ins>
          </w:p>
        </w:tc>
        <w:tc>
          <w:tcPr>
            <w:tcW w:w="2050" w:type="dxa"/>
          </w:tcPr>
          <w:p>
            <w:pPr>
              <w:pStyle w:val="NoSpacing"/>
              <w:jc w:val="center"/>
              <w:rPr>
                <w:ins w:id="5795" w:author="Claude" w:date="2026-10-03T12:00:00Z"/>
              </w:rPr>
            </w:pPr>
            <w:ins w:id="5796" w:author="Claude" w:date="2026-10-03T12:00:00Z">
              <w:r>
                <w:rPr>
                  <w:rFonts w:asciiTheme="majorBidi" w:hAnsiTheme="majorBidi" w:cstheme="majorBidi"/>
                </w:rPr>
                <w:t xml:space="preserve">0.66*** (0.16)</w:t>
              </w:r>
            </w:ins>
          </w:p>
        </w:tc>
        <w:tc>
          <w:tcPr>
            <w:tcW w:w="2050" w:type="dxa"/>
          </w:tcPr>
          <w:p>
            <w:pPr>
              <w:pStyle w:val="NoSpacing"/>
              <w:jc w:val="center"/>
              <w:rPr>
                <w:ins w:id="5797" w:author="Claude" w:date="2026-10-03T12:00:00Z"/>
              </w:rPr>
            </w:pPr>
            <w:ins w:id="5798" w:author="Claude" w:date="2026-10-03T12:00:00Z">
              <w:r>
                <w:rPr>
                  <w:rFonts w:asciiTheme="majorBidi" w:hAnsiTheme="majorBidi" w:cstheme="majorBidi"/>
                </w:rPr>
                <w:t xml:space="preserve">0.35*** (0.11)</w:t>
              </w:r>
            </w:ins>
          </w:p>
        </w:tc>
      </w:tr>
    </w:tbl>
    <w:p>
      <w:pPr>
        <w:pStyle w:val="NoSpacing"/>
        <w:spacing w:before="240" w:after="240"/>
        <w:rPr>
          <w:ins w:id="5799" w:author="Claude" w:date="2026-10-03T12:00:00Z"/>
        </w:rPr>
      </w:pPr>
      <w:ins w:id="5800" w:author="Claude" w:date="2026-10-03T12:00:00Z">
        <w:r>
          <w:rPr>
            <w:rFonts w:asciiTheme="majorBidi" w:hAnsiTheme="majorBidi" w:cstheme="majorBidi"/>
          </w:rPr>
          <w:t xml:space="preserve">Notes: Entries for pairwise comparisons are differences between class-specific carbon coefficients, with standard errors in parentheses; a positive difference favors the larger reduction. Tests use the full covariance matrix of the five-class model. *** p &lt; 0.01; ** p &lt; 0.05; * p &lt; 0.10 (unadjusted). Within-class Holm-adjusted p-values for the negative differences in Classes 1 and 4 are &lt; 0.001 (Class 1, 30% − 20%), 0.037 (Class 1, 30% − 10%), and 0.015 (Class 4, 30% − 20%).</w:t>
        </w:r>
      </w:ins>
    </w:p>
    <w:p w14:paraId="0A6701CD" w14:textId="77777777" w:rsidR="00074F93" w:rsidRDefault="00074F93"/>
    <w:sectPr w:rsidR="00074F9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 Chen" w:date="2026-09-20T10:16:00Z" w:initials="RC">
    <w:p w14:paraId="5DA5B7E0" w14:textId="77777777" w:rsidR="00074F93" w:rsidRDefault="00074F93" w:rsidP="00415EBB">
      <w:r>
        <w:rPr>
          <w:rStyle w:val="CommentReference"/>
        </w:rPr>
        <w:annotationRef/>
      </w:r>
      <w:r>
        <w:rPr>
          <w:sz w:val="20"/>
          <w:szCs w:val="20"/>
        </w:rPr>
        <w:t>The conclusion should summarize all main findings. It currently omits the positive valuation of carbon-reduction claims and the distinct roles of the information treatments: benefit messages affect the propensity to opt out, whereas intrusiveness information affects the valuation of specific technologies.</w:t>
      </w:r>
    </w:p>
  </w:comment>
  <w:comment w:id="1" w:author="Claude" w:date="2026-10-03T18:48:25Z" w:initials="C">
    <w:p w14:paraId="24CAE3E0" w14:textId="77777777">
      <w:r>
        <w:rPr>
          <w:rStyle w:val="CommentReference"/>
        </w:rPr>
        <w:annotationRef/>
      </w:r>
      <w:r>
        <w:rPr>
          <w:color w:val="000000"/>
          <w:sz w:val="20"/>
          <w:szCs w:val="20"/>
        </w:rPr>
        <w:t xml:space="preserve">Added a section heading for consistency with the Discussion and Conclusion headings. Delete if the full manuscript already has it.</w:t>
      </w:r>
    </w:p>
  </w:comment>
  <w:comment w:id="2" w:author="Claude" w:date="2026-10-03T18:48:25Z" w:initials="C">
    <w:p w14:paraId="39C938D2" w14:textId="77777777">
      <w:r>
        <w:rPr>
          <w:rStyle w:val="CommentReference"/>
        </w:rPr>
        <w:annotationRef/>
      </w:r>
      <w:r>
        <w:rPr>
          <w:color w:val="000000"/>
          <w:sz w:val="20"/>
          <w:szCs w:val="20"/>
        </w:rPr>
        <w:t xml:space="preserve">Text now uses personal-benefit, social-benefit and combined-benefit messages and intrusive/non-intrusive wording throughout. The tables still differ. Table 3 has “Self-benefit message”, “Both-benefits message” and the typo “Socila-benefit”, plus short attribute names (Biomicro, Seasonal energy, AI energy, Pathogen-free irrigation, Organic). Table 4 uses “× intrusiveness information”, and the Table 5 note says “intrusiveness information/treatment”. Please align the table labels with the text and use “opt-out” consistently.</w:t>
      </w:r>
    </w:p>
  </w:comment>
  <w:comment w:id="3" w:author="Claude" w:date="2026-10-03T18:48:25Z" w:initials="C">
    <w:p w14:paraId="4026CE30" w14:textId="77777777">
      <w:r>
        <w:rPr>
          <w:rStyle w:val="CommentReference"/>
        </w:rPr>
        <w:annotationRef/>
      </w:r>
      <w:r>
        <w:rPr>
          <w:color w:val="000000"/>
          <w:sz w:val="20"/>
          <w:szCs w:val="20"/>
        </w:rPr>
        <w:t xml:space="preserve">Please choose the bracketed sentence that matches the two- to four-class results and fill in Table A1. The log shows the five-class model was estimated from a single EM start (“no alternate starts or retries”). Re-estimating it, and the six-class model, from several random seeds would preempt a referee question about local maxima.</w:t>
      </w:r>
    </w:p>
  </w:comment>
  <w:comment w:id="4" w:author="Claude" w:date="2026-10-03T18:48:25Z" w:initials="C">
    <w:p w14:paraId="2B6478C8" w14:textId="77777777">
      <w:r>
        <w:rPr>
          <w:rStyle w:val="CommentReference"/>
        </w:rPr>
        <w:annotationRef/>
      </w:r>
      <w:r>
        <w:rPr>
          <w:color w:val="000000"/>
          <w:sz w:val="20"/>
          <w:szCs w:val="20"/>
        </w:rPr>
        <w:t xml:space="preserve">Moved below the five class profiles so readers know the classes before the membership results. The directions in your original text were correct and are kept. They follow the Stata coding: edu_1 = no college degree, mstat_1 = without partner, race_1 = non-White, gender_2 = female.</w:t>
      </w:r>
    </w:p>
  </w:comment>
  <w:comment w:id="5" w:author="Claude" w:date="2026-10-03T18:48:25Z" w:initials="C">
    <w:p w14:paraId="734885D5" w14:textId="77777777">
      <w:r>
        <w:rPr>
          <w:rStyle w:val="CommentReference"/>
        </w:rPr>
        <w:annotationRef/>
      </w:r>
      <w:r>
        <w:rPr>
          <w:color w:val="000000"/>
          <w:sz w:val="20"/>
          <w:szCs w:val="20"/>
        </w:rPr>
        <w:t xml:space="preserve">I revised the labels for Classes 3, 4 and 5 so they separate neighboring classes. Classes 3 and 5 both value carbon and energy; they differ in whether they accept the production methods and in how they respond to price. Class 4 is defined by water reuse. Please confirm or revert, and update Table 4 if you keep them.</w:t>
      </w:r>
    </w:p>
  </w:comment>
  <w:comment w:id="6" w:author="Claude" w:date="2026-10-03T18:48:25Z" w:initials="C">
    <w:p w14:paraId="220D1C58" w14:textId="77777777">
      <w:r>
        <w:rPr>
          <w:rStyle w:val="CommentReference"/>
        </w:rPr>
        <w:annotationRef/>
      </w:r>
      <w:r>
        <w:rPr>
          <w:color w:val="000000"/>
          <w:sz w:val="20"/>
          <w:szCs w:val="20"/>
        </w:rPr>
        <w:t xml:space="preserve">Table 4 must be corrected to match the estimation code. Rename the rows Education (No college degree), Marital status (Without partner), and Race (Non-White). Change the note to: “The demographic reference categories are male (gender), college degree (education), with partner (marital status), and White (race).” The household rows already use your new labels. Please keep the capitalization of all row labels consistent.</w:t>
      </w:r>
    </w:p>
  </w:comment>
  <w:comment w:id="7" w:author="Claude" w:date="2026-10-03T18:48:25Z" w:initials="C">
    <w:p w14:paraId="4B872652" w14:textId="77777777">
      <w:r>
        <w:rPr>
          <w:rStyle w:val="CommentReference"/>
        </w:rPr>
        <w:annotationRef/>
      </w:r>
      <w:r>
        <w:rPr>
          <w:color w:val="000000"/>
          <w:sz w:val="20"/>
          <w:szCs w:val="20"/>
        </w:rPr>
        <w:t xml:space="preserve">Before submission, consider cross-tabulating posterior class membership by message arm, or adding arm indicators to the membership equation, to show that the classes do not sort respondents by treatment.</w:t>
      </w:r>
    </w:p>
  </w:comment>
  <w:comment w:id="8" w:author="Claude" w:date="2026-10-03T18:48:26Z" w:initials="C">
    <w:p w14:paraId="1CE43EA5" w14:textId="77777777">
      <w:r>
        <w:rPr>
          <w:rStyle w:val="CommentReference"/>
        </w:rPr>
        <w:annotationRef/>
      </w:r>
      <w:r>
        <w:rPr>
          <w:color w:val="000000"/>
          <w:sz w:val="20"/>
          <w:szCs w:val="20"/>
        </w:rPr>
        <w:t xml:space="preserve">Holm-adjusted p-values within each class: Class 1, 30% vs 20% &lt; 0.001 and 30% vs 10% = 0.037; Class 4, 30% vs 20% = 0.015. Adjusting across all 15 comparisons instead, Class 1’s 30% vs 20% still holds (&lt; 0.001), but Class 1’s 30% vs 10% becomes 0.111 and Class 4’s 30% vs 20% becomes 0.060. That is why the text leads with Class 1.</w:t>
      </w:r>
    </w:p>
  </w:comment>
  <w:comment w:id="9" w:author="Claude" w:date="2026-10-03T18:48:26Z" w:initials="C">
    <w:p w14:paraId="22DC326C" w14:textId="77777777">
      <w:r>
        <w:rPr>
          <w:rStyle w:val="CommentReference"/>
        </w:rPr>
        <w:annotationRef/>
      </w:r>
      <w:r>
        <w:rPr>
          <w:color w:val="000000"/>
          <w:sz w:val="20"/>
          <w:szCs w:val="20"/>
        </w:rPr>
        <w:t xml:space="preserve">This heading used a different list definition (numId 2) from “Willingness to pay” (numId 1), which breaks the heading numbering. I switched it to the same list.</w:t>
      </w:r>
    </w:p>
  </w:comment>
  <w:comment w:id="10" w:author="Claude" w:date="2026-10-03T18:48:26Z" w:initials="C">
    <w:p w14:paraId="593BE422" w14:textId="77777777">
      <w:r>
        <w:rPr>
          <w:rStyle w:val="CommentReference"/>
        </w:rPr>
        <w:annotationRef/>
      </w:r>
      <w:r>
        <w:rPr>
          <w:color w:val="000000"/>
          <w:sz w:val="20"/>
          <w:szCs w:val="20"/>
        </w:rPr>
        <w:t xml:space="preserve">The 13-profile set is described but never shown. Either report it in an appendix or say it is available on request; please choose one.</w:t>
      </w:r>
    </w:p>
  </w:comment>
  <w:comment w:id="11" w:author="Claude" w:date="2026-10-03T18:48:26Z" w:initials="C">
    <w:p w14:paraId="2A3C218B" w14:textId="77777777">
      <w:r>
        <w:rPr>
          <w:rStyle w:val="CommentReference"/>
        </w:rPr>
        <w:annotationRef/>
      </w:r>
      <w:r>
        <w:rPr>
          <w:color w:val="000000"/>
          <w:sz w:val="20"/>
          <w:szCs w:val="20"/>
        </w:rPr>
        <w:t xml:space="preserve">The 18.24% is from your log (“conventional A versus neither”). The 11.63% for two identical conventional products was computed outside the Stata run, from the full-precision coefficients in your log with your simulation weights. Please replicate it by adding that scenario to the simulation do-file. It separates genuine market expansion from the mechanical effect of adding a second product.</w:t>
      </w:r>
    </w:p>
  </w:comment>
  <w:comment w:id="12" w:author="Claude" w:date="2026-10-03T18:48:26Z" w:initials="C">
    <w:p w14:paraId="65222F1E" w14:textId="77777777">
      <w:r>
        <w:rPr>
          <w:rStyle w:val="CommentReference"/>
        </w:rPr>
        <w:annotationRef/>
      </w:r>
      <w:r>
        <w:rPr>
          <w:color w:val="000000"/>
          <w:sz w:val="20"/>
          <w:szCs w:val="20"/>
        </w:rPr>
        <w:t xml:space="preserve">All probabilities in this paragraph come from the class-specific simulation output in your log (simulation_by_class). Consider reporting them as a table, e.g., class-by-profile probabilities at $2.19 and $4.19.</w:t>
      </w:r>
    </w:p>
  </w:comment>
  <w:comment w:id="13" w:author="Claude" w:date="2026-10-03T18:48:26Z" w:initials="C">
    <w:p w14:paraId="6713BF72" w14:textId="77777777">
      <w:r>
        <w:rPr>
          <w:rStyle w:val="CommentReference"/>
        </w:rPr>
        <w:annotationRef/>
      </w:r>
      <w:r>
        <w:rPr>
          <w:color w:val="000000"/>
          <w:sz w:val="20"/>
          <w:szCs w:val="20"/>
        </w:rPr>
        <w:t xml:space="preserve">New citations to add to the reference list: Kahneman &amp; Knetsch (1992), J. Environ. Econ. Manage. 22:57–70; Rozin (2005), Psychol. Sci. 16:652–658; Rozin, Haddad, Nemeroff &amp; Slovic (2015), Judgm. Decis. Mak. 10:50–63; Bolderdijk et al. (2013), Nat. Clim. Change 3:413–416; Evans et al. (2013), Nat. Clim. Change 3:122–125; Murphy et al. (2005), Environ. Resour. Econ. 30:313–325. Please verify against your reference manager.</w:t>
      </w:r>
    </w:p>
  </w:comment>
  <w:comment w:id="14" w:author="Claude" w:date="2026-10-03T18:48:26Z" w:initials="C">
    <w:p w14:paraId="2FD68593" w14:textId="77777777">
      <w:r>
        <w:rPr>
          <w:rStyle w:val="CommentReference"/>
        </w:rPr>
        <w:annotationRef/>
      </w:r>
      <w:r>
        <w:rPr>
          <w:color w:val="000000"/>
          <w:sz w:val="20"/>
          <w:szCs w:val="20"/>
        </w:rPr>
        <w:t xml:space="preserve">The revised Conclusion now summarizes the positive valuation of carbon-reduction claims, the water and technology results, and the distinct roles of the two information treatments. Intrusive wording changes the valuation of specific technologies; benefit messages affect the propensity to opt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5B7E0" w15:done="0"/>
  <w15:commentEx w15:paraId="24CAE3E0" w15:done="0"/>
  <w15:commentEx w15:paraId="39C938D2" w15:done="0"/>
  <w15:commentEx w15:paraId="4026CE30" w15:done="0"/>
  <w15:commentEx w15:paraId="2B6478C8" w15:done="0"/>
  <w15:commentEx w15:paraId="734885D5" w15:done="0"/>
  <w15:commentEx w15:paraId="220D1C58" w15:done="0"/>
  <w15:commentEx w15:paraId="4B872652" w15:done="0"/>
  <w15:commentEx w15:paraId="1CE43EA5" w15:done="0"/>
  <w15:commentEx w15:paraId="22DC326C" w15:done="0"/>
  <w15:commentEx w15:paraId="593BE422" w15:done="0"/>
  <w15:commentEx w15:paraId="2A3C218B" w15:done="0"/>
  <w15:commentEx w15:paraId="65222F1E" w15:done="0"/>
  <w15:commentEx w15:paraId="6713BF72" w15:done="0"/>
  <w15:commentEx w15:paraId="2FD68593" w15:paraIdParent="5DA5B7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97E6DD" w16cex:dateUtc="2026-09-20T15:16:00Z"/>
  <w16cex:commentExtensible w16cex:durableId="14B75D85" w16cex:dateUtc="2026-10-03T18:48:25Z"/>
  <w16cex:commentExtensible w16cex:durableId="5A576906" w16cex:dateUtc="2026-10-03T18:48:25Z"/>
  <w16cex:commentExtensible w16cex:durableId="25F0DBE2" w16cex:dateUtc="2026-10-03T18:48:25Z"/>
  <w16cex:commentExtensible w16cex:durableId="17B7F2DE" w16cex:dateUtc="2026-10-03T18:48:25Z"/>
  <w16cex:commentExtensible w16cex:durableId="0CBB46D2" w16cex:dateUtc="2026-10-03T18:48:25Z"/>
  <w16cex:commentExtensible w16cex:durableId="5314186B" w16cex:dateUtc="2026-10-03T18:48:25Z"/>
  <w16cex:commentExtensible w16cex:durableId="29CE1EE2" w16cex:dateUtc="2026-10-03T18:48:25Z"/>
  <w16cex:commentExtensible w16cex:durableId="68B46BC6" w16cex:dateUtc="2026-10-03T18:48:26Z"/>
  <w16cex:commentExtensible w16cex:durableId="48816678" w16cex:dateUtc="2026-10-03T18:48:26Z"/>
  <w16cex:commentExtensible w16cex:durableId="0367B1A0" w16cex:dateUtc="2026-10-03T18:48:26Z"/>
  <w16cex:commentExtensible w16cex:durableId="79ED0464" w16cex:dateUtc="2026-10-03T18:48:26Z"/>
  <w16cex:commentExtensible w16cex:durableId="093E1F47" w16cex:dateUtc="2026-10-03T18:48:26Z"/>
  <w16cex:commentExtensible w16cex:durableId="4983376B" w16cex:dateUtc="2026-10-03T18:48:26Z"/>
  <w16cex:commentExtensible w16cex:durableId="57F75C8C" w16cex:dateUtc="2026-10-03T18:48:2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5B7E0" w16cid:durableId="1F97E6DD"/>
  <w16cid:commentId w16cid:paraId="24CAE3E0" w16cid:durableId="14B75D85"/>
  <w16cid:commentId w16cid:paraId="39C938D2" w16cid:durableId="5A576906"/>
  <w16cid:commentId w16cid:paraId="4026CE30" w16cid:durableId="25F0DBE2"/>
  <w16cid:commentId w16cid:paraId="2B6478C8" w16cid:durableId="17B7F2DE"/>
  <w16cid:commentId w16cid:paraId="734885D5" w16cid:durableId="0CBB46D2"/>
  <w16cid:commentId w16cid:paraId="220D1C58" w16cid:durableId="5314186B"/>
  <w16cid:commentId w16cid:paraId="4B872652" w16cid:durableId="29CE1EE2"/>
  <w16cid:commentId w16cid:paraId="1CE43EA5" w16cid:durableId="68B46BC6"/>
  <w16cid:commentId w16cid:paraId="22DC326C" w16cid:durableId="48816678"/>
  <w16cid:commentId w16cid:paraId="593BE422" w16cid:durableId="0367B1A0"/>
  <w16cid:commentId w16cid:paraId="2A3C218B" w16cid:durableId="79ED0464"/>
  <w16cid:commentId w16cid:paraId="65222F1E" w16cid:durableId="093E1F47"/>
  <w16cid:commentId w16cid:paraId="6713BF72" w16cid:durableId="4983376B"/>
  <w16cid:commentId w16cid:paraId="2FD68593" w16cid:durableId="57F75C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F30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D671E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232826">
    <w:abstractNumId w:val="0"/>
  </w:num>
  <w:num w:numId="2" w16cid:durableId="6478268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hen">
    <w15:presenceInfo w15:providerId="AD" w15:userId="S::rchen@tuskegee.edu::cbeb5ea0-13a1-44eb-a462-4521fd46c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93"/>
    <w:rsid w:val="00074F93"/>
    <w:rsid w:val="009A0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9406"/>
  <w15:chartTrackingRefBased/>
  <w15:docId w15:val="{D9EC15EB-FDA2-4360-8F47-4D360CD0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93"/>
  </w:style>
  <w:style w:type="paragraph" w:styleId="Heading1">
    <w:name w:val="heading 1"/>
    <w:basedOn w:val="Normal"/>
    <w:next w:val="Normal"/>
    <w:link w:val="Heading1Char"/>
    <w:uiPriority w:val="9"/>
    <w:qFormat/>
    <w:rsid w:val="00074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93"/>
    <w:rPr>
      <w:rFonts w:eastAsiaTheme="majorEastAsia" w:cstheme="majorBidi"/>
      <w:color w:val="272727" w:themeColor="text1" w:themeTint="D8"/>
    </w:rPr>
  </w:style>
  <w:style w:type="paragraph" w:styleId="Title">
    <w:name w:val="Title"/>
    <w:basedOn w:val="Normal"/>
    <w:next w:val="Normal"/>
    <w:link w:val="TitleChar"/>
    <w:uiPriority w:val="10"/>
    <w:qFormat/>
    <w:rsid w:val="0007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93"/>
    <w:pPr>
      <w:spacing w:before="160"/>
      <w:jc w:val="center"/>
    </w:pPr>
    <w:rPr>
      <w:i/>
      <w:iCs/>
      <w:color w:val="404040" w:themeColor="text1" w:themeTint="BF"/>
    </w:rPr>
  </w:style>
  <w:style w:type="character" w:customStyle="1" w:styleId="QuoteChar">
    <w:name w:val="Quote Char"/>
    <w:basedOn w:val="DefaultParagraphFont"/>
    <w:link w:val="Quote"/>
    <w:uiPriority w:val="29"/>
    <w:rsid w:val="00074F93"/>
    <w:rPr>
      <w:i/>
      <w:iCs/>
      <w:color w:val="404040" w:themeColor="text1" w:themeTint="BF"/>
    </w:rPr>
  </w:style>
  <w:style w:type="paragraph" w:styleId="ListParagraph">
    <w:name w:val="List Paragraph"/>
    <w:basedOn w:val="Normal"/>
    <w:uiPriority w:val="34"/>
    <w:qFormat/>
    <w:rsid w:val="00074F93"/>
    <w:pPr>
      <w:ind w:left="720"/>
      <w:contextualSpacing/>
    </w:pPr>
  </w:style>
  <w:style w:type="character" w:styleId="IntenseEmphasis">
    <w:name w:val="Intense Emphasis"/>
    <w:basedOn w:val="DefaultParagraphFont"/>
    <w:uiPriority w:val="21"/>
    <w:qFormat/>
    <w:rsid w:val="00074F93"/>
    <w:rPr>
      <w:i/>
      <w:iCs/>
      <w:color w:val="0F4761" w:themeColor="accent1" w:themeShade="BF"/>
    </w:rPr>
  </w:style>
  <w:style w:type="paragraph" w:styleId="IntenseQuote">
    <w:name w:val="Intense Quote"/>
    <w:basedOn w:val="Normal"/>
    <w:next w:val="Normal"/>
    <w:link w:val="IntenseQuoteChar"/>
    <w:uiPriority w:val="30"/>
    <w:qFormat/>
    <w:rsid w:val="00074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93"/>
    <w:rPr>
      <w:i/>
      <w:iCs/>
      <w:color w:val="0F4761" w:themeColor="accent1" w:themeShade="BF"/>
    </w:rPr>
  </w:style>
  <w:style w:type="character" w:styleId="IntenseReference">
    <w:name w:val="Intense Reference"/>
    <w:basedOn w:val="DefaultParagraphFont"/>
    <w:uiPriority w:val="32"/>
    <w:qFormat/>
    <w:rsid w:val="00074F93"/>
    <w:rPr>
      <w:b/>
      <w:bCs/>
      <w:smallCaps/>
      <w:color w:val="0F4761" w:themeColor="accent1" w:themeShade="BF"/>
      <w:spacing w:val="5"/>
    </w:rPr>
  </w:style>
  <w:style w:type="paragraph" w:styleId="NoSpacing">
    <w:name w:val="No Spacing"/>
    <w:uiPriority w:val="1"/>
    <w:qFormat/>
    <w:rsid w:val="00074F93"/>
    <w:pPr>
      <w:spacing w:after="0" w:line="240" w:lineRule="auto"/>
    </w:pPr>
  </w:style>
  <w:style w:type="character" w:styleId="CommentReference">
    <w:name w:val="annotation reference"/>
    <w:basedOn w:val="DefaultParagraphFont"/>
    <w:uiPriority w:val="99"/>
    <w:semiHidden/>
    <w:unhideWhenUsed/>
    <w:rsid w:val="00074F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4048</Words>
  <Characters>23079</Characters>
  <Application>Microsoft Office Word</Application>
  <DocSecurity>0</DocSecurity>
  <Lines>192</Lines>
  <Paragraphs>54</Paragraphs>
  <ScaleCrop>false</ScaleCrop>
  <Company/>
  <LinksUpToDate>false</LinksUpToDate>
  <CharactersWithSpaces>27073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Varziri, Azita</dc:creator>
  <cp:keywords/>
  <dc:description/>
  <cp:lastModifiedBy>Varziri, Azita</cp:lastModifiedBy>
  <cp:revision>1</cp:revision>
  <dcterms:created xsi:type="dcterms:W3CDTF">2026-10-03T01:52:00Z</dcterms:created>
  <dcterms:modified xsi:type="dcterms:W3CDTF">2026-10-03T01:56:00Z</dcterms:modified>
</cp:coreProperties>
</file>